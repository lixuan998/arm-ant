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p>
    <w:p>
      <w:pPr>
        <w:ind w:firstLine="420"/>
      </w:pPr>
    </w:p>
    <w:p>
      <w:pPr>
        <w:ind w:firstLine="420"/>
      </w:pPr>
    </w:p>
    <w:p>
      <w:pPr>
        <w:snapToGrid w:val="0"/>
        <w:spacing w:line="360" w:lineRule="auto"/>
        <w:ind w:left="357" w:firstLine="560"/>
        <w:jc w:val="center"/>
        <w:rPr>
          <w:rFonts w:ascii="SimSun" w:hAnsi="SimSun"/>
          <w:sz w:val="28"/>
        </w:rPr>
      </w:pPr>
      <w:r>
        <w:rPr>
          <w:rFonts w:hint="eastAsia" w:ascii="SimSun" w:hAnsi="SimSun"/>
          <w:sz w:val="28"/>
        </w:rPr>
        <w:drawing>
          <wp:inline distT="0" distB="0" distL="0" distR="0">
            <wp:extent cx="2981325" cy="533400"/>
            <wp:effectExtent l="0" t="0" r="9525" b="0"/>
            <wp:docPr id="1" name="Picture 2" descr="biaozhun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biaozhunz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981325" cy="533400"/>
                    </a:xfrm>
                    <a:prstGeom prst="rect">
                      <a:avLst/>
                    </a:prstGeom>
                    <a:noFill/>
                    <a:ln>
                      <a:noFill/>
                    </a:ln>
                  </pic:spPr>
                </pic:pic>
              </a:graphicData>
            </a:graphic>
          </wp:inline>
        </w:drawing>
      </w:r>
    </w:p>
    <w:p>
      <w:pPr>
        <w:snapToGrid w:val="0"/>
        <w:spacing w:line="360" w:lineRule="auto"/>
        <w:ind w:left="357"/>
        <w:rPr>
          <w:b/>
          <w:sz w:val="48"/>
        </w:rPr>
      </w:pPr>
      <w:r>
        <w:rPr>
          <w:rFonts w:hint="eastAsia"/>
          <w:b/>
          <w:sz w:val="52"/>
        </w:rPr>
        <w:t>毕 业 论 文（设计）</w:t>
      </w:r>
      <w:r>
        <w:rPr>
          <w:rFonts w:hint="eastAsia" w:ascii="SimSun" w:hAnsi="SimSun"/>
          <w:b/>
          <w:bCs/>
          <w:sz w:val="52"/>
        </w:rPr>
        <w:t>开 题 报 告</w:t>
      </w:r>
    </w:p>
    <w:p>
      <w:pPr>
        <w:spacing w:line="360" w:lineRule="auto"/>
        <w:ind w:firstLine="720"/>
        <w:jc w:val="center"/>
        <w:outlineLvl w:val="0"/>
        <w:rPr>
          <w:rFonts w:ascii="黑体" w:eastAsia="黑体"/>
          <w:sz w:val="36"/>
        </w:rPr>
      </w:pPr>
    </w:p>
    <w:p>
      <w:pPr>
        <w:spacing w:line="360" w:lineRule="auto"/>
        <w:ind w:firstLine="420"/>
        <w:jc w:val="center"/>
        <w:outlineLvl w:val="0"/>
        <w:rPr>
          <w:rFonts w:ascii="黑体" w:eastAsia="黑体"/>
          <w:sz w:val="36"/>
        </w:rPr>
      </w:pPr>
      <w:r>
        <w:drawing>
          <wp:inline distT="0" distB="0" distL="0" distR="0">
            <wp:extent cx="1238250" cy="12382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238250" cy="1238250"/>
                    </a:xfrm>
                    <a:prstGeom prst="rect">
                      <a:avLst/>
                    </a:prstGeom>
                    <a:noFill/>
                    <a:ln>
                      <a:noFill/>
                    </a:ln>
                  </pic:spPr>
                </pic:pic>
              </a:graphicData>
            </a:graphic>
          </wp:inline>
        </w:drawing>
      </w:r>
    </w:p>
    <w:p>
      <w:pPr>
        <w:spacing w:line="720" w:lineRule="exact"/>
        <w:ind w:firstLine="320" w:firstLineChars="100"/>
        <w:rPr>
          <w:rFonts w:ascii="SimSun" w:hAnsi="SimSun"/>
          <w:sz w:val="32"/>
        </w:rPr>
      </w:pPr>
    </w:p>
    <w:p>
      <w:pPr>
        <w:spacing w:line="720" w:lineRule="exact"/>
        <w:ind w:left="0" w:leftChars="0"/>
        <w:rPr>
          <w:rFonts w:ascii="SimSun" w:hAnsi="SimSun"/>
          <w:sz w:val="32"/>
          <w:u w:val="single"/>
        </w:rPr>
      </w:pPr>
      <w:r>
        <w:rPr>
          <w:rFonts w:hint="eastAsia" w:ascii="SimSun" w:hAnsi="SimSun"/>
          <w:b/>
          <w:bCs/>
          <w:sz w:val="32"/>
        </w:rPr>
        <w:t>论文</w:t>
      </w:r>
      <w:r>
        <w:rPr>
          <w:rFonts w:ascii="SimSun" w:hAnsi="SimSun"/>
          <w:b/>
          <w:bCs/>
          <w:sz w:val="32"/>
        </w:rPr>
        <w:t>(</w:t>
      </w:r>
      <w:r>
        <w:rPr>
          <w:rFonts w:hint="eastAsia" w:ascii="SimSun" w:hAnsi="SimSun"/>
          <w:b/>
          <w:bCs/>
          <w:sz w:val="32"/>
        </w:rPr>
        <w:t>设计)题目：</w:t>
      </w:r>
      <w:r>
        <w:rPr>
          <w:rFonts w:hint="eastAsia" w:ascii="SimSun" w:hAnsi="SimSun"/>
          <w:b w:val="0"/>
          <w:bCs w:val="0"/>
          <w:sz w:val="32"/>
          <w:u w:val="single"/>
          <w:lang w:val="en-US" w:eastAsia="zh-CN"/>
        </w:rPr>
        <w:t>基于RISC-V的嵌入式实时</w:t>
      </w:r>
      <w:r>
        <w:rPr>
          <w:rFonts w:hint="eastAsia" w:ascii="SimSun" w:hAnsi="SimSun"/>
          <w:b w:val="0"/>
          <w:bCs w:val="0"/>
          <w:sz w:val="32"/>
          <w:u w:val="single"/>
        </w:rPr>
        <w:t>操作系统设计</w:t>
      </w:r>
      <w:r>
        <w:rPr>
          <w:rFonts w:hint="eastAsia" w:ascii="SimSun" w:hAnsi="SimSun"/>
          <w:spacing w:val="-20"/>
          <w:sz w:val="32"/>
          <w:u w:val="single"/>
        </w:rPr>
        <w:t xml:space="preserve"> </w:t>
      </w:r>
    </w:p>
    <w:p>
      <w:pPr>
        <w:spacing w:line="720" w:lineRule="exact"/>
        <w:ind w:firstLine="161" w:firstLineChars="50"/>
        <w:rPr>
          <w:rFonts w:ascii="SimSun" w:hAnsi="SimSun"/>
          <w:sz w:val="32"/>
          <w:u w:val="single"/>
        </w:rPr>
      </w:pPr>
      <w:r>
        <w:rPr>
          <w:rFonts w:hint="eastAsia" w:ascii="SimSun" w:hAnsi="SimSun"/>
          <w:b/>
          <w:bCs/>
          <w:sz w:val="32"/>
        </w:rPr>
        <w:t>学生姓名：</w:t>
      </w:r>
      <w:r>
        <w:rPr>
          <w:rFonts w:hint="eastAsia" w:ascii="SimSun" w:hAnsi="SimSun"/>
          <w:sz w:val="32"/>
          <w:u w:val="single"/>
        </w:rPr>
        <w:t xml:space="preserve">       李轩       </w:t>
      </w:r>
      <w:r>
        <w:rPr>
          <w:rFonts w:hint="eastAsia" w:ascii="SimSun" w:hAnsi="SimSun"/>
          <w:b/>
          <w:bCs/>
          <w:sz w:val="32"/>
        </w:rPr>
        <w:t>学 号：</w:t>
      </w:r>
      <w:r>
        <w:rPr>
          <w:rFonts w:hint="eastAsia" w:ascii="SimSun" w:hAnsi="SimSun"/>
          <w:sz w:val="32"/>
          <w:u w:val="single"/>
        </w:rPr>
        <w:t xml:space="preserve">  </w:t>
      </w:r>
      <w:r>
        <w:rPr>
          <w:rFonts w:ascii="SimSun" w:hAnsi="SimSun"/>
          <w:sz w:val="32"/>
          <w:u w:val="single"/>
        </w:rPr>
        <w:t>2012001059</w:t>
      </w:r>
      <w:r>
        <w:rPr>
          <w:rFonts w:hint="eastAsia" w:ascii="SimSun" w:hAnsi="SimSun"/>
          <w:sz w:val="32"/>
          <w:u w:val="single"/>
        </w:rPr>
        <w:t xml:space="preserve">         </w:t>
      </w:r>
      <w:r>
        <w:rPr>
          <w:rFonts w:ascii="SimSun" w:hAnsi="SimSun"/>
          <w:sz w:val="32"/>
          <w:u w:val="single"/>
        </w:rPr>
        <w:t xml:space="preserve"> </w:t>
      </w:r>
      <w:r>
        <w:rPr>
          <w:rFonts w:hint="eastAsia" w:ascii="SimSun" w:hAnsi="SimSun"/>
          <w:sz w:val="32"/>
          <w:u w:val="single"/>
        </w:rPr>
        <w:t xml:space="preserve"> </w:t>
      </w:r>
      <w:r>
        <w:rPr>
          <w:rFonts w:hint="eastAsia" w:ascii="SimSun" w:hAnsi="SimSun"/>
          <w:sz w:val="28"/>
          <w:szCs w:val="28"/>
          <w:u w:val="single"/>
        </w:rPr>
        <w:t xml:space="preserve">  </w:t>
      </w:r>
    </w:p>
    <w:p>
      <w:pPr>
        <w:spacing w:line="720" w:lineRule="exact"/>
        <w:ind w:firstLine="161" w:firstLineChars="50"/>
        <w:rPr>
          <w:rFonts w:ascii="SimSun" w:hAnsi="SimSun"/>
          <w:sz w:val="32"/>
          <w:u w:val="single"/>
        </w:rPr>
      </w:pPr>
      <w:r>
        <w:rPr>
          <w:rFonts w:hint="eastAsia" w:ascii="SimSun" w:hAnsi="SimSun"/>
          <w:b/>
          <w:bCs/>
          <w:sz w:val="32"/>
        </w:rPr>
        <w:t>专    业：</w:t>
      </w:r>
      <w:r>
        <w:rPr>
          <w:rFonts w:hint="eastAsia" w:ascii="SimSun" w:hAnsi="SimSun"/>
          <w:sz w:val="32"/>
          <w:u w:val="single"/>
        </w:rPr>
        <w:t xml:space="preserve">     </w:t>
      </w:r>
      <w:r>
        <w:rPr>
          <w:rFonts w:ascii="SimSun" w:hAnsi="SimSun"/>
          <w:sz w:val="32"/>
          <w:u w:val="single"/>
        </w:rPr>
        <w:t xml:space="preserve">          </w:t>
      </w:r>
      <w:r>
        <w:rPr>
          <w:rFonts w:hint="eastAsia" w:ascii="SimSun" w:hAnsi="SimSun"/>
          <w:sz w:val="32"/>
          <w:u w:val="single"/>
        </w:rPr>
        <w:t xml:space="preserve">软件工程  </w:t>
      </w:r>
      <w:r>
        <w:rPr>
          <w:rFonts w:ascii="SimSun" w:hAnsi="SimSun"/>
          <w:sz w:val="32"/>
          <w:szCs w:val="32"/>
          <w:u w:val="single"/>
        </w:rPr>
        <w:t xml:space="preserve"> </w:t>
      </w:r>
      <w:r>
        <w:rPr>
          <w:rFonts w:hint="eastAsia" w:ascii="SimSun" w:hAnsi="SimSun"/>
          <w:sz w:val="32"/>
          <w:szCs w:val="32"/>
          <w:u w:val="single"/>
        </w:rPr>
        <w:t xml:space="preserve">                         </w:t>
      </w:r>
      <w:r>
        <w:rPr>
          <w:rFonts w:ascii="SimSun" w:hAnsi="SimSun"/>
          <w:sz w:val="32"/>
          <w:szCs w:val="32"/>
          <w:u w:val="single"/>
        </w:rPr>
        <w:t xml:space="preserve"> </w:t>
      </w:r>
      <w:r>
        <w:rPr>
          <w:rFonts w:hint="eastAsia" w:ascii="SimSun" w:hAnsi="SimSun"/>
          <w:sz w:val="32"/>
          <w:szCs w:val="32"/>
          <w:u w:val="single"/>
        </w:rPr>
        <w:t xml:space="preserve">  </w:t>
      </w:r>
      <w:r>
        <w:rPr>
          <w:rFonts w:hint="eastAsia" w:ascii="SimSun" w:hAnsi="SimSun"/>
          <w:sz w:val="30"/>
          <w:szCs w:val="30"/>
          <w:u w:val="single"/>
        </w:rPr>
        <w:t xml:space="preserve">   </w:t>
      </w:r>
    </w:p>
    <w:p>
      <w:pPr>
        <w:spacing w:line="720" w:lineRule="exact"/>
        <w:ind w:firstLine="161" w:firstLineChars="50"/>
        <w:rPr>
          <w:rFonts w:ascii="SimSun" w:hAnsi="SimSun"/>
          <w:sz w:val="32"/>
          <w:u w:val="single"/>
        </w:rPr>
      </w:pPr>
      <w:r>
        <w:rPr>
          <w:rFonts w:hint="eastAsia" w:ascii="SimSun" w:hAnsi="SimSun"/>
          <w:b/>
          <w:bCs/>
          <w:sz w:val="32"/>
        </w:rPr>
        <w:t>所在学院：</w:t>
      </w:r>
      <w:r>
        <w:rPr>
          <w:rFonts w:hint="eastAsia" w:ascii="SimSun" w:hAnsi="SimSun"/>
          <w:sz w:val="32"/>
          <w:u w:val="single"/>
        </w:rPr>
        <w:t xml:space="preserve">             </w:t>
      </w:r>
      <w:r>
        <w:rPr>
          <w:rFonts w:ascii="SimSun" w:hAnsi="SimSun"/>
          <w:sz w:val="32"/>
          <w:u w:val="single"/>
        </w:rPr>
        <w:t xml:space="preserve"> </w:t>
      </w:r>
      <w:r>
        <w:rPr>
          <w:rFonts w:hint="eastAsia" w:ascii="SimSun" w:hAnsi="SimSun"/>
          <w:sz w:val="32"/>
          <w:u w:val="single"/>
        </w:rPr>
        <w:t xml:space="preserve">软件工程学院      </w:t>
      </w:r>
      <w:r>
        <w:rPr>
          <w:rFonts w:ascii="SimSun" w:hAnsi="SimSun"/>
          <w:sz w:val="32"/>
          <w:u w:val="single"/>
        </w:rPr>
        <w:t xml:space="preserve"> </w:t>
      </w:r>
      <w:r>
        <w:rPr>
          <w:rFonts w:hint="eastAsia" w:ascii="SimSun" w:hAnsi="SimSun"/>
          <w:sz w:val="32"/>
          <w:u w:val="single"/>
        </w:rPr>
        <w:t xml:space="preserve">            </w:t>
      </w:r>
      <w:r>
        <w:rPr>
          <w:rFonts w:ascii="SimSun" w:hAnsi="SimSun"/>
          <w:sz w:val="32"/>
          <w:u w:val="single"/>
        </w:rPr>
        <w:t xml:space="preserve"> </w:t>
      </w:r>
      <w:r>
        <w:rPr>
          <w:rFonts w:hint="eastAsia" w:ascii="SimSun" w:hAnsi="SimSun"/>
          <w:sz w:val="32"/>
          <w:u w:val="single"/>
        </w:rPr>
        <w:t xml:space="preserve">  </w:t>
      </w:r>
      <w:r>
        <w:rPr>
          <w:rFonts w:ascii="SimSun" w:hAnsi="SimSun"/>
          <w:sz w:val="32"/>
          <w:u w:val="single"/>
        </w:rPr>
        <w:t xml:space="preserve"> </w:t>
      </w:r>
    </w:p>
    <w:p>
      <w:pPr>
        <w:spacing w:line="720" w:lineRule="exact"/>
        <w:ind w:firstLine="161" w:firstLineChars="50"/>
        <w:rPr>
          <w:rFonts w:ascii="楷体_GB2312"/>
          <w:sz w:val="32"/>
          <w:u w:val="single"/>
        </w:rPr>
      </w:pPr>
      <w:r>
        <w:rPr>
          <w:rFonts w:hint="eastAsia" w:ascii="SimSun" w:hAnsi="SimSun"/>
          <w:b/>
          <w:bCs/>
          <w:sz w:val="32"/>
        </w:rPr>
        <w:t>指导教师：</w:t>
      </w:r>
      <w:r>
        <w:rPr>
          <w:rFonts w:hint="eastAsia" w:ascii="SimSun" w:hAnsi="SimSun"/>
          <w:sz w:val="32"/>
          <w:u w:val="single"/>
        </w:rPr>
        <w:t xml:space="preserve">      </w:t>
      </w:r>
      <w:r>
        <w:rPr>
          <w:rFonts w:ascii="SimSun" w:hAnsi="SimSun"/>
          <w:sz w:val="32"/>
          <w:u w:val="single"/>
        </w:rPr>
        <w:t xml:space="preserve"> </w:t>
      </w:r>
      <w:r>
        <w:rPr>
          <w:rFonts w:hint="eastAsia" w:ascii="SimSun" w:hAnsi="SimSun"/>
          <w:sz w:val="32"/>
          <w:u w:val="single"/>
        </w:rPr>
        <w:t xml:space="preserve">          </w:t>
      </w:r>
      <w:r>
        <w:rPr>
          <w:rFonts w:hint="eastAsia" w:ascii="SimSun" w:hAnsi="SimSun"/>
          <w:sz w:val="32"/>
          <w:u w:val="single"/>
          <w:lang w:val="en-US" w:eastAsia="zh-CN"/>
        </w:rPr>
        <w:t xml:space="preserve"> </w:t>
      </w:r>
      <w:r>
        <w:rPr>
          <w:rFonts w:hint="eastAsia" w:ascii="SimSun" w:hAnsi="SimSun"/>
          <w:sz w:val="32"/>
          <w:u w:val="single"/>
        </w:rPr>
        <w:t xml:space="preserve">闵建         </w:t>
      </w:r>
      <w:r>
        <w:rPr>
          <w:rFonts w:ascii="SimSun" w:hAnsi="SimSun"/>
          <w:sz w:val="32"/>
          <w:u w:val="single"/>
        </w:rPr>
        <w:t xml:space="preserve">  </w:t>
      </w:r>
      <w:r>
        <w:rPr>
          <w:rFonts w:hint="eastAsia" w:ascii="SimSun" w:hAnsi="SimSun"/>
          <w:sz w:val="32"/>
          <w:u w:val="single"/>
        </w:rPr>
        <w:t xml:space="preserve"> </w:t>
      </w:r>
      <w:r>
        <w:rPr>
          <w:rFonts w:ascii="SimSun" w:hAnsi="SimSun"/>
          <w:sz w:val="32"/>
          <w:u w:val="single"/>
        </w:rPr>
        <w:t xml:space="preserve"> </w:t>
      </w:r>
      <w:r>
        <w:rPr>
          <w:rFonts w:hint="eastAsia" w:ascii="SimSun" w:hAnsi="SimSun"/>
          <w:sz w:val="32"/>
          <w:u w:val="single"/>
        </w:rPr>
        <w:t xml:space="preserve"> </w:t>
      </w:r>
      <w:r>
        <w:rPr>
          <w:rFonts w:ascii="SimSun" w:hAnsi="SimSun"/>
          <w:sz w:val="32"/>
          <w:u w:val="single"/>
        </w:rPr>
        <w:t xml:space="preserve"> </w:t>
      </w:r>
      <w:r>
        <w:rPr>
          <w:rFonts w:hint="eastAsia" w:ascii="SimSun" w:hAnsi="SimSun"/>
          <w:sz w:val="32"/>
          <w:u w:val="single"/>
        </w:rPr>
        <w:t xml:space="preserve">     </w:t>
      </w:r>
    </w:p>
    <w:p>
      <w:pPr>
        <w:spacing w:line="720" w:lineRule="exact"/>
        <w:ind w:firstLine="161" w:firstLineChars="50"/>
        <w:rPr>
          <w:rFonts w:ascii="SimSun" w:hAnsi="SimSun"/>
          <w:b/>
          <w:bCs/>
          <w:sz w:val="32"/>
        </w:rPr>
      </w:pPr>
      <w:r>
        <w:rPr>
          <w:rFonts w:hint="eastAsia" w:ascii="SimSun" w:hAnsi="SimSun"/>
          <w:b/>
          <w:bCs/>
          <w:sz w:val="32"/>
        </w:rPr>
        <w:t>职    称：</w:t>
      </w:r>
      <w:r>
        <w:rPr>
          <w:rFonts w:hint="eastAsia" w:ascii="SimSun" w:hAnsi="SimSun"/>
          <w:sz w:val="32"/>
          <w:u w:val="single"/>
        </w:rPr>
        <w:t xml:space="preserve">             </w:t>
      </w:r>
      <w:r>
        <w:rPr>
          <w:rFonts w:hint="eastAsia" w:ascii="SimSun" w:hAnsi="SimSun"/>
          <w:bCs/>
          <w:sz w:val="32"/>
          <w:u w:val="single"/>
        </w:rPr>
        <w:t xml:space="preserve">     </w:t>
      </w:r>
      <w:r>
        <w:rPr>
          <w:rFonts w:hint="eastAsia" w:ascii="SimSun" w:hAnsi="SimSun"/>
          <w:bCs/>
          <w:sz w:val="32"/>
          <w:u w:val="single"/>
          <w:lang w:eastAsia="zh-CN"/>
        </w:rPr>
        <w:t>讲师</w:t>
      </w:r>
      <w:r>
        <w:rPr>
          <w:rFonts w:hint="eastAsia" w:ascii="SimSun" w:hAnsi="SimSun"/>
          <w:bCs/>
          <w:sz w:val="32"/>
          <w:u w:val="single"/>
        </w:rPr>
        <w:t xml:space="preserve">  </w:t>
      </w:r>
      <w:r>
        <w:rPr>
          <w:rFonts w:hint="eastAsia" w:ascii="SimSun" w:hAnsi="SimSun"/>
          <w:sz w:val="32"/>
          <w:u w:val="single"/>
        </w:rPr>
        <w:t xml:space="preserve">                  </w:t>
      </w:r>
    </w:p>
    <w:p>
      <w:pPr>
        <w:spacing w:line="400" w:lineRule="exact"/>
        <w:ind w:firstLine="640"/>
        <w:jc w:val="left"/>
        <w:rPr>
          <w:sz w:val="32"/>
        </w:rPr>
      </w:pPr>
      <w:r>
        <w:rPr>
          <w:rFonts w:hint="eastAsia"/>
          <w:sz w:val="32"/>
        </w:rPr>
        <w:t xml:space="preserve"> </w:t>
      </w:r>
    </w:p>
    <w:p>
      <w:pPr>
        <w:ind w:firstLine="420"/>
      </w:pPr>
    </w:p>
    <w:p>
      <w:pPr>
        <w:ind w:firstLine="420"/>
      </w:pPr>
    </w:p>
    <w:p>
      <w:pPr>
        <w:ind w:firstLine="420"/>
      </w:pPr>
    </w:p>
    <w:p>
      <w:pPr>
        <w:ind w:firstLine="420"/>
      </w:pPr>
    </w:p>
    <w:p>
      <w:pPr>
        <w:ind w:firstLine="420"/>
      </w:pPr>
    </w:p>
    <w:p>
      <w:pPr>
        <w:ind w:firstLine="640"/>
        <w:jc w:val="center"/>
        <w:rPr>
          <w:rFonts w:ascii="黑体" w:hAnsi="SimSun" w:eastAsia="黑体"/>
          <w:sz w:val="32"/>
        </w:rPr>
      </w:pPr>
      <w:r>
        <w:rPr>
          <w:rFonts w:hint="eastAsia" w:ascii="黑体" w:hAnsi="SimSun" w:eastAsia="黑体"/>
          <w:sz w:val="32"/>
        </w:rPr>
        <w:t xml:space="preserve">  202</w:t>
      </w:r>
      <w:r>
        <w:rPr>
          <w:rFonts w:ascii="黑体" w:hAnsi="SimSun" w:eastAsia="黑体"/>
          <w:sz w:val="32"/>
        </w:rPr>
        <w:t>3</w:t>
      </w:r>
      <w:r>
        <w:rPr>
          <w:rFonts w:hint="eastAsia" w:ascii="黑体" w:hAnsi="SimSun" w:eastAsia="黑体"/>
          <w:sz w:val="32"/>
        </w:rPr>
        <w:t xml:space="preserve">  年 </w:t>
      </w:r>
      <w:r>
        <w:rPr>
          <w:rFonts w:ascii="黑体" w:hAnsi="SimSun" w:eastAsia="黑体"/>
          <w:sz w:val="32"/>
        </w:rPr>
        <w:t>12</w:t>
      </w:r>
      <w:r>
        <w:rPr>
          <w:rFonts w:hint="eastAsia" w:ascii="黑体" w:hAnsi="SimSun" w:eastAsia="黑体"/>
          <w:sz w:val="32"/>
        </w:rPr>
        <w:t xml:space="preserve"> 月 </w:t>
      </w:r>
      <w:r>
        <w:rPr>
          <w:rFonts w:ascii="黑体" w:hAnsi="SimSun" w:eastAsia="黑体"/>
          <w:sz w:val="32"/>
        </w:rPr>
        <w:t>20</w:t>
      </w:r>
      <w:r>
        <w:rPr>
          <w:rFonts w:hint="eastAsia" w:ascii="黑体" w:hAnsi="SimSun" w:eastAsia="黑体"/>
          <w:sz w:val="32"/>
        </w:rPr>
        <w:t xml:space="preserve"> 日</w:t>
      </w:r>
    </w:p>
    <w:p>
      <w:pPr>
        <w:ind w:firstLine="420"/>
      </w:pPr>
    </w:p>
    <w:p>
      <w:pPr>
        <w:ind w:firstLine="420"/>
        <w:sectPr>
          <w:headerReference r:id="rId3" w:type="default"/>
          <w:pgSz w:w="11906" w:h="16838"/>
          <w:pgMar w:top="1134" w:right="2006" w:bottom="1134" w:left="1797" w:header="851" w:footer="992" w:gutter="0"/>
          <w:cols w:space="720" w:num="1"/>
          <w:docGrid w:type="lines" w:linePitch="312" w:charSpace="0"/>
        </w:sectPr>
      </w:pPr>
    </w:p>
    <w:p>
      <w:pPr>
        <w:pStyle w:val="6"/>
        <w:spacing w:line="240" w:lineRule="auto"/>
        <w:ind w:left="0" w:right="458" w:rightChars="218" w:firstLine="0" w:firstLineChars="0"/>
        <w:jc w:val="center"/>
        <w:rPr>
          <w:rFonts w:ascii="仿宋_GB2312" w:eastAsia="黑体"/>
          <w:sz w:val="36"/>
        </w:rPr>
      </w:pPr>
      <w:r>
        <w:rPr>
          <w:rFonts w:hint="eastAsia" w:ascii="仿宋_GB2312" w:eastAsia="黑体"/>
          <w:sz w:val="36"/>
        </w:rPr>
        <w:t>开题报告填写要求</w:t>
      </w:r>
    </w:p>
    <w:p>
      <w:pPr>
        <w:pStyle w:val="6"/>
        <w:spacing w:line="440" w:lineRule="exact"/>
        <w:ind w:left="0" w:firstLine="596" w:firstLineChars="212"/>
        <w:rPr>
          <w:rFonts w:ascii="SimSun" w:hAnsi="SimSun"/>
          <w:b/>
          <w:bCs/>
        </w:rPr>
      </w:pPr>
      <w:r>
        <w:rPr>
          <w:rFonts w:hint="eastAsia" w:ascii="SimSun" w:hAnsi="SimSun"/>
          <w:b/>
          <w:bCs/>
        </w:rPr>
        <w:t>1．开题报告（含“文献综述”）作为毕业论文（设计）答辩委员会对学生答辩资格审查的依据材料之一。此报告应在指导教师指导下，由学生在毕业论文（设计）工作前期内完成，经指导教师签署意见及所在专业审查后生效；</w:t>
      </w:r>
    </w:p>
    <w:p>
      <w:pPr>
        <w:pStyle w:val="6"/>
        <w:spacing w:line="440" w:lineRule="exact"/>
        <w:ind w:left="0" w:firstLine="596" w:firstLineChars="212"/>
        <w:rPr>
          <w:rFonts w:ascii="SimSun" w:hAnsi="SimSun"/>
          <w:b/>
          <w:bCs/>
        </w:rPr>
      </w:pPr>
      <w:r>
        <w:rPr>
          <w:rFonts w:hint="eastAsia" w:ascii="SimSun" w:hAnsi="SimSun"/>
          <w:b/>
          <w:bCs/>
        </w:rPr>
        <w:t>2．开题报告内容必须用黑墨水笔工整书写或按教务处统一设计的电子文档标准格式打印，禁止打印在其它纸上后剪贴，完成后应及时交给指导教师签署意见；</w:t>
      </w:r>
    </w:p>
    <w:p>
      <w:pPr>
        <w:pStyle w:val="6"/>
        <w:spacing w:line="440" w:lineRule="exact"/>
        <w:ind w:left="0" w:firstLine="596" w:firstLineChars="212"/>
        <w:rPr>
          <w:rFonts w:ascii="SimSun" w:hAnsi="SimSun"/>
          <w:b/>
          <w:bCs/>
        </w:rPr>
      </w:pPr>
      <w:r>
        <w:rPr>
          <w:rFonts w:hint="eastAsia" w:ascii="SimSun" w:hAnsi="SimSun"/>
          <w:b/>
          <w:bCs/>
        </w:rPr>
        <w:t>3．“文献综述”应按论文的格式成文，并直接书写（或打印）在本开题报告第一栏目内，学生写文献综述的</w:t>
      </w:r>
      <w:r>
        <w:rPr>
          <w:rFonts w:hint="eastAsia" w:ascii="SimSun" w:hAnsi="SimSun"/>
          <w:b/>
          <w:bCs/>
          <w:color w:val="FF0000"/>
        </w:rPr>
        <w:t>参考文献应不少于15篇</w:t>
      </w:r>
      <w:r>
        <w:rPr>
          <w:rFonts w:hint="eastAsia" w:ascii="SimSun" w:hAnsi="SimSun"/>
          <w:b/>
          <w:bCs/>
        </w:rPr>
        <w:t>（不包括辞典、手册）；</w:t>
      </w:r>
    </w:p>
    <w:p>
      <w:pPr>
        <w:pStyle w:val="6"/>
        <w:spacing w:line="440" w:lineRule="exact"/>
        <w:ind w:left="0" w:firstLine="596" w:firstLineChars="212"/>
        <w:rPr>
          <w:rFonts w:ascii="SimSun" w:hAnsi="SimSun"/>
          <w:b/>
          <w:bCs/>
        </w:rPr>
      </w:pPr>
      <w:r>
        <w:rPr>
          <w:rFonts w:hint="eastAsia" w:ascii="SimSun" w:hAnsi="SimSun"/>
          <w:b/>
          <w:bCs/>
        </w:rPr>
        <w:t>4．有关年月日等日期的填写，应当按照国标</w:t>
      </w:r>
      <w:r>
        <w:rPr>
          <w:rFonts w:ascii="SimSun" w:hAnsi="SimSun"/>
          <w:b/>
          <w:bCs/>
        </w:rPr>
        <w:t>GB/T 7408</w:t>
      </w:r>
      <w:r>
        <w:rPr>
          <w:rFonts w:hint="eastAsia" w:ascii="SimSun" w:hAnsi="SimSun"/>
          <w:b/>
          <w:bCs/>
        </w:rPr>
        <w:t>—</w:t>
      </w:r>
      <w:r>
        <w:rPr>
          <w:rFonts w:ascii="SimSun" w:hAnsi="SimSun"/>
          <w:b/>
          <w:bCs/>
        </w:rPr>
        <w:t>94</w:t>
      </w:r>
      <w:r>
        <w:rPr>
          <w:rFonts w:hint="eastAsia" w:ascii="SimSun" w:hAnsi="SimSun"/>
          <w:b/>
          <w:bCs/>
        </w:rPr>
        <w:t>《数据元和交换格式、信息交换、日期和时间表示法》规定的要求，一律用阿拉伯数字书写。如“</w:t>
      </w:r>
      <w:r>
        <w:rPr>
          <w:rFonts w:ascii="SimSun" w:hAnsi="SimSun"/>
          <w:b/>
          <w:bCs/>
        </w:rPr>
        <w:t>20</w:t>
      </w:r>
      <w:r>
        <w:rPr>
          <w:rFonts w:hint="eastAsia" w:ascii="SimSun" w:hAnsi="SimSun"/>
          <w:b/>
          <w:bCs/>
        </w:rPr>
        <w:t>17年</w:t>
      </w:r>
      <w:r>
        <w:rPr>
          <w:rFonts w:ascii="SimSun" w:hAnsi="SimSun"/>
          <w:b/>
          <w:bCs/>
        </w:rPr>
        <w:t>4</w:t>
      </w:r>
      <w:r>
        <w:rPr>
          <w:rFonts w:hint="eastAsia" w:ascii="SimSun" w:hAnsi="SimSun"/>
          <w:b/>
          <w:bCs/>
        </w:rPr>
        <w:t>月26日”或“</w:t>
      </w:r>
      <w:r>
        <w:rPr>
          <w:rFonts w:ascii="SimSun" w:hAnsi="SimSun"/>
          <w:b/>
          <w:bCs/>
        </w:rPr>
        <w:t>20</w:t>
      </w:r>
      <w:r>
        <w:rPr>
          <w:rFonts w:hint="eastAsia" w:ascii="SimSun" w:hAnsi="SimSun"/>
          <w:b/>
          <w:bCs/>
        </w:rPr>
        <w:t>17-0</w:t>
      </w:r>
      <w:r>
        <w:rPr>
          <w:rFonts w:ascii="SimSun" w:hAnsi="SimSun"/>
          <w:b/>
          <w:bCs/>
        </w:rPr>
        <w:t>4</w:t>
      </w:r>
      <w:r>
        <w:rPr>
          <w:rFonts w:hint="eastAsia" w:ascii="SimSun" w:hAnsi="SimSun"/>
          <w:b/>
          <w:bCs/>
        </w:rPr>
        <w:t>-26”。</w:t>
      </w:r>
    </w:p>
    <w:p>
      <w:pPr>
        <w:pStyle w:val="6"/>
        <w:spacing w:line="440" w:lineRule="exact"/>
        <w:ind w:left="0" w:firstLine="596" w:firstLineChars="212"/>
        <w:rPr>
          <w:rFonts w:ascii="SimSun" w:hAnsi="SimSun"/>
          <w:b/>
          <w:bCs/>
        </w:rPr>
      </w:pPr>
      <w:r>
        <w:rPr>
          <w:rFonts w:hint="eastAsia" w:ascii="SimSun" w:hAnsi="SimSun"/>
          <w:b/>
          <w:bCs/>
        </w:rPr>
        <w:t>5、</w:t>
      </w:r>
      <w:r>
        <w:rPr>
          <w:rFonts w:ascii="SimSun" w:hAnsi="SimSun"/>
          <w:b/>
          <w:bCs/>
        </w:rPr>
        <w:t>开题报告（文献综述）字体请按宋体、小四或五号字体书写，行间距1.5倍</w:t>
      </w:r>
      <w:r>
        <w:rPr>
          <w:rFonts w:hint="eastAsia" w:ascii="SimSun" w:hAnsi="SimSun"/>
          <w:b/>
          <w:bCs/>
        </w:rPr>
        <w:t>（英文字体可采用其它合适的字体，但正文中的英文字体应统一，否则显得凌乱）。</w:t>
      </w:r>
    </w:p>
    <w:p>
      <w:pPr>
        <w:pStyle w:val="6"/>
        <w:spacing w:line="440" w:lineRule="exact"/>
        <w:ind w:left="0" w:firstLine="596" w:firstLineChars="212"/>
        <w:rPr>
          <w:rFonts w:ascii="SimSun" w:hAnsi="SimSun"/>
          <w:b/>
          <w:bCs/>
        </w:rPr>
      </w:pPr>
      <w:r>
        <w:rPr>
          <w:rFonts w:hint="eastAsia" w:ascii="SimSun" w:hAnsi="SimSun"/>
          <w:b/>
          <w:bCs/>
        </w:rPr>
        <w:t>6、对每一部分要审清标题，不符合标题的内容不能写入，一定不要把各种材料拿来拼凑某部分的篇幅。</w:t>
      </w:r>
    </w:p>
    <w:p>
      <w:pPr>
        <w:pStyle w:val="6"/>
        <w:spacing w:line="440" w:lineRule="exact"/>
        <w:ind w:left="0" w:firstLine="596" w:firstLineChars="212"/>
        <w:rPr>
          <w:rFonts w:ascii="SimSun" w:hAnsi="SimSun"/>
          <w:b/>
          <w:bCs/>
        </w:rPr>
      </w:pPr>
      <w:r>
        <w:rPr>
          <w:rFonts w:hint="eastAsia" w:ascii="SimSun" w:hAnsi="SimSun"/>
          <w:b/>
          <w:bCs/>
        </w:rPr>
        <w:t>7、</w:t>
      </w:r>
      <w:r>
        <w:rPr>
          <w:rFonts w:hint="eastAsia" w:ascii="SimSun" w:hAnsi="SimSun"/>
          <w:b/>
          <w:bCs/>
          <w:color w:val="FF0000"/>
        </w:rPr>
        <w:t>绝对不能把网上（或书中）材料简单地拷入自己的开题报告（否则一票否决）</w:t>
      </w:r>
      <w:r>
        <w:rPr>
          <w:rFonts w:hint="eastAsia" w:ascii="SimSun" w:hAnsi="SimSun"/>
          <w:b/>
          <w:bCs/>
        </w:rPr>
        <w:t>，一定要进行消化整理，用自己的语言，写出相关的内容。</w:t>
      </w:r>
    </w:p>
    <w:p>
      <w:pPr>
        <w:pStyle w:val="6"/>
        <w:spacing w:line="440" w:lineRule="exact"/>
        <w:ind w:left="0" w:firstLine="596" w:firstLineChars="212"/>
        <w:rPr>
          <w:rFonts w:ascii="SimSun" w:hAnsi="SimSun"/>
          <w:b/>
          <w:bCs/>
        </w:rPr>
      </w:pPr>
      <w:r>
        <w:rPr>
          <w:rFonts w:hint="eastAsia" w:ascii="SimSun" w:hAnsi="SimSun"/>
          <w:b/>
          <w:bCs/>
        </w:rPr>
        <w:t>8、指称同一概念的名词，全文中使用要统一（如AJAX与Ajax、WEB与Web，只能用其中的一种），以免造成读者的疑问和报告的不规范。</w:t>
      </w:r>
    </w:p>
    <w:p>
      <w:pPr>
        <w:pStyle w:val="6"/>
        <w:spacing w:line="440" w:lineRule="exact"/>
        <w:ind w:left="0" w:firstLine="596" w:firstLineChars="212"/>
      </w:pPr>
      <w:r>
        <w:rPr>
          <w:rFonts w:hint="eastAsia" w:ascii="SimSun" w:hAnsi="SimSun"/>
          <w:b/>
          <w:bCs/>
        </w:rPr>
        <w:t>9、注意一定用书面语、务必避免口语化倾向，要用客观描述的科技文体，不使用绝对化词语以及夸张的文学词汇及表达，不能有对某种产品的夸张性宣传。</w:t>
      </w:r>
    </w:p>
    <w:p>
      <w:pPr>
        <w:pStyle w:val="6"/>
        <w:spacing w:line="440" w:lineRule="exact"/>
        <w:ind w:left="1075" w:leftChars="256" w:right="458" w:rightChars="218"/>
      </w:pPr>
    </w:p>
    <w:p>
      <w:pPr>
        <w:pStyle w:val="6"/>
        <w:spacing w:line="440" w:lineRule="exact"/>
        <w:ind w:left="1075" w:leftChars="256" w:right="458" w:rightChars="218"/>
      </w:pPr>
    </w:p>
    <w:p>
      <w:pPr>
        <w:pStyle w:val="6"/>
        <w:spacing w:line="440" w:lineRule="exact"/>
        <w:ind w:left="1075" w:leftChars="256" w:right="458" w:rightChars="218"/>
      </w:pPr>
    </w:p>
    <w:p>
      <w:pPr>
        <w:jc w:val="center"/>
        <w:rPr>
          <w:rFonts w:ascii="SimSun" w:hAnsi="SimSun" w:cs="SimSun"/>
          <w:b/>
          <w:bCs/>
          <w:sz w:val="36"/>
          <w:szCs w:val="36"/>
        </w:rPr>
      </w:pPr>
      <w:r>
        <w:rPr>
          <w:rFonts w:ascii="SimSun" w:hAnsi="SimSun" w:cs="SimSun"/>
          <w:b/>
          <w:bCs/>
          <w:sz w:val="36"/>
          <w:szCs w:val="36"/>
        </w:rPr>
        <w:br w:type="page"/>
      </w:r>
      <w:r>
        <w:rPr>
          <w:rFonts w:ascii="SimSun" w:hAnsi="SimSun" w:cs="SimSun"/>
          <w:b/>
          <w:bCs/>
          <w:sz w:val="36"/>
          <w:szCs w:val="36"/>
        </w:rPr>
        <w:t xml:space="preserve">毕 业 论 文（设计） 开 题 报 告 </w:t>
      </w:r>
    </w:p>
    <w:tbl>
      <w:tblPr>
        <w:tblStyle w:val="3"/>
        <w:tblW w:w="8797" w:type="dxa"/>
        <w:jc w:val="center"/>
        <w:tblLayout w:type="fixed"/>
        <w:tblCellMar>
          <w:top w:w="0" w:type="dxa"/>
          <w:left w:w="0" w:type="dxa"/>
          <w:bottom w:w="0" w:type="dxa"/>
          <w:right w:w="0" w:type="dxa"/>
        </w:tblCellMar>
      </w:tblPr>
      <w:tblGrid>
        <w:gridCol w:w="8797"/>
      </w:tblGrid>
      <w:tr>
        <w:tblPrEx>
          <w:tblCellMar>
            <w:top w:w="0" w:type="dxa"/>
            <w:left w:w="0" w:type="dxa"/>
            <w:bottom w:w="0" w:type="dxa"/>
            <w:right w:w="0" w:type="dxa"/>
          </w:tblCellMar>
        </w:tblPrEx>
        <w:trPr>
          <w:jc w:val="center"/>
        </w:trPr>
        <w:tc>
          <w:tcPr>
            <w:tcW w:w="8797" w:type="dxa"/>
            <w:tcBorders>
              <w:top w:val="single" w:color="000000" w:sz="6" w:space="0"/>
              <w:left w:val="single" w:color="000000" w:sz="6" w:space="0"/>
              <w:bottom w:val="single" w:color="auto" w:sz="6" w:space="0"/>
              <w:right w:val="single" w:color="000000" w:sz="6" w:space="0"/>
            </w:tcBorders>
          </w:tcPr>
          <w:p>
            <w:pPr>
              <w:pStyle w:val="6"/>
              <w:spacing w:before="156" w:beforeLines="50" w:line="320" w:lineRule="exact"/>
              <w:ind w:left="280" w:hanging="280" w:hangingChars="100"/>
              <w:rPr>
                <w:rFonts w:ascii="SimSun" w:hAnsi="SimSun" w:cs="SimSun"/>
                <w:sz w:val="24"/>
              </w:rPr>
            </w:pPr>
            <w:r>
              <w:t>1．结合毕业论文（设计）课题情况，根据所查阅的文献资料，每人撰写不少于1</w:t>
            </w:r>
            <w:r>
              <w:rPr>
                <w:rFonts w:hint="eastAsia"/>
              </w:rPr>
              <w:t>5</w:t>
            </w:r>
            <w:r>
              <w:t>00字左右的文献综述：</w:t>
            </w:r>
            <w:r>
              <w:rPr>
                <w:rFonts w:ascii="SimSun" w:hAnsi="SimSun" w:cs="SimSun"/>
                <w:sz w:val="24"/>
              </w:rPr>
              <w:t xml:space="preserve"> </w:t>
            </w:r>
          </w:p>
        </w:tc>
      </w:tr>
      <w:tr>
        <w:tblPrEx>
          <w:tblCellMar>
            <w:top w:w="0" w:type="dxa"/>
            <w:left w:w="0" w:type="dxa"/>
            <w:bottom w:w="0" w:type="dxa"/>
            <w:right w:w="0" w:type="dxa"/>
          </w:tblCellMar>
        </w:tblPrEx>
        <w:trPr>
          <w:trHeight w:val="12750" w:hRule="atLeast"/>
          <w:jc w:val="center"/>
        </w:trPr>
        <w:tc>
          <w:tcPr>
            <w:tcW w:w="8797" w:type="dxa"/>
            <w:tcBorders>
              <w:top w:val="single" w:color="000000" w:sz="6" w:space="0"/>
              <w:left w:val="single" w:color="000000" w:sz="6" w:space="0"/>
              <w:bottom w:val="single" w:color="auto" w:sz="6" w:space="0"/>
              <w:right w:val="single" w:color="000000" w:sz="6" w:space="0"/>
            </w:tcBorders>
          </w:tcPr>
          <w:p>
            <w:pPr>
              <w:numPr>
                <w:ilvl w:val="0"/>
                <w:numId w:val="1"/>
              </w:numPr>
              <w:spacing w:line="360" w:lineRule="auto"/>
              <w:rPr>
                <w:rFonts w:ascii="SimSun" w:hAnsi="SimSun" w:cs="SimSun"/>
                <w:sz w:val="24"/>
              </w:rPr>
            </w:pPr>
            <w:r>
              <w:rPr>
                <w:rFonts w:hint="eastAsia" w:ascii="SimSun" w:hAnsi="SimSun" w:cs="SimSun"/>
                <w:sz w:val="24"/>
              </w:rPr>
              <w:t>选题背景和目的</w:t>
            </w:r>
          </w:p>
          <w:p>
            <w:pPr>
              <w:autoSpaceDE w:val="0"/>
              <w:autoSpaceDN w:val="0"/>
              <w:spacing w:before="71" w:line="360" w:lineRule="auto"/>
              <w:ind w:left="225" w:firstLine="468" w:firstLineChars="200"/>
              <w:jc w:val="left"/>
              <w:outlineLvl w:val="2"/>
              <w:rPr>
                <w:rFonts w:hint="eastAsia" w:ascii="SimSun" w:hAnsi="SimSun" w:eastAsia="SimSun" w:cs="SimSun"/>
                <w:spacing w:val="-3"/>
                <w:sz w:val="24"/>
                <w:lang w:val="zh-CN" w:bidi="zh-CN"/>
              </w:rPr>
            </w:pPr>
            <w:r>
              <w:rPr>
                <w:rFonts w:hint="eastAsia" w:ascii="SimSun" w:hAnsi="SimSun" w:eastAsia="SimSun" w:cs="SimSun"/>
                <w:spacing w:val="-3"/>
                <w:sz w:val="24"/>
                <w:lang w:val="zh-CN" w:bidi="zh-CN"/>
              </w:rPr>
              <w:t>随着物联网和嵌入式</w:t>
            </w:r>
            <w:r>
              <w:rPr>
                <w:rFonts w:hint="eastAsia" w:ascii="SimSun" w:hAnsi="SimSun" w:cs="SimSun"/>
                <w:spacing w:val="-3"/>
                <w:sz w:val="24"/>
                <w:lang w:val="en-US" w:bidi="zh-CN"/>
              </w:rPr>
              <w:t>技术</w:t>
            </w:r>
            <w:r>
              <w:rPr>
                <w:rFonts w:hint="eastAsia" w:ascii="SimSun" w:hAnsi="SimSun" w:eastAsia="SimSun" w:cs="SimSun"/>
                <w:spacing w:val="-3"/>
                <w:sz w:val="24"/>
                <w:lang w:val="zh-CN" w:bidi="zh-CN"/>
              </w:rPr>
              <w:t>的快速发展，对于实时性和可靠性要求越来越高的应用程序变得日益普遍。嵌入式实时操作系统作为支持这些应用程序的关键技术之一，起到了至关重要的作用。然而，目前国内在嵌入式实时操作系统设计领域仍存在一定的挑战和问题。</w:t>
            </w:r>
          </w:p>
          <w:p>
            <w:pPr>
              <w:autoSpaceDE w:val="0"/>
              <w:autoSpaceDN w:val="0"/>
              <w:spacing w:before="71" w:line="360" w:lineRule="auto"/>
              <w:ind w:left="225" w:firstLine="468" w:firstLineChars="200"/>
              <w:jc w:val="left"/>
              <w:outlineLvl w:val="2"/>
              <w:rPr>
                <w:rFonts w:hint="eastAsia" w:ascii="SimSun" w:hAnsi="SimSun" w:eastAsia="SimSun" w:cs="SimSun"/>
                <w:spacing w:val="-3"/>
                <w:sz w:val="24"/>
                <w:lang w:val="zh-CN" w:bidi="zh-CN"/>
              </w:rPr>
            </w:pPr>
            <w:r>
              <w:rPr>
                <w:rFonts w:hint="eastAsia" w:ascii="SimSun" w:hAnsi="SimSun" w:eastAsia="SimSun" w:cs="SimSun"/>
                <w:spacing w:val="-3"/>
                <w:sz w:val="24"/>
                <w:lang w:val="zh-CN" w:bidi="zh-CN"/>
              </w:rPr>
              <w:t>国内嵌入式实时操作系统市场主要依赖于国外商业操作系统，这导致了对于自主设计和研发的需求。虽然一些国内研究机构和企业在实时操作系统方面有一定的研究活动，但在自主设计和验证方面仍然存在较大的欠缺。这使得国内在嵌入式领域的技术和创新受到一定限制。并且部分国内自主研发的实时操作系统体量过于庞大，对于一些资源受限的嵌入式平台不够友好，且对于开发者来说，过于复杂会导致开发成本的提高。</w:t>
            </w:r>
          </w:p>
          <w:p>
            <w:pPr>
              <w:autoSpaceDE w:val="0"/>
              <w:autoSpaceDN w:val="0"/>
              <w:spacing w:before="71" w:line="360" w:lineRule="auto"/>
              <w:ind w:left="225" w:firstLine="468" w:firstLineChars="200"/>
              <w:jc w:val="left"/>
              <w:outlineLvl w:val="2"/>
              <w:rPr>
                <w:rFonts w:hint="eastAsia" w:ascii="SimSun" w:hAnsi="SimSun" w:eastAsia="SimSun" w:cs="SimSun"/>
                <w:spacing w:val="-3"/>
                <w:sz w:val="24"/>
                <w:lang w:val="zh-CN" w:bidi="zh-CN"/>
              </w:rPr>
            </w:pPr>
            <w:r>
              <w:rPr>
                <w:rFonts w:hint="eastAsia" w:ascii="SimSun" w:hAnsi="SimSun" w:eastAsia="SimSun" w:cs="SimSun"/>
                <w:spacing w:val="-3"/>
                <w:sz w:val="24"/>
                <w:lang w:val="zh-CN" w:bidi="zh-CN"/>
              </w:rPr>
              <w:t>与此同时，RISC-V 架构作为一种简洁、可扩展和灵活的开源指令集架构，在国内也得到了广泛关注和应用。然而，目前在 RISC-V 平台上的嵌入式实时操作系统设计和验证研究还相对较少，缺乏自主设计的解决方案。</w:t>
            </w:r>
          </w:p>
          <w:p>
            <w:pPr>
              <w:autoSpaceDE w:val="0"/>
              <w:autoSpaceDN w:val="0"/>
              <w:spacing w:before="71" w:line="360" w:lineRule="auto"/>
              <w:ind w:left="225" w:firstLine="468" w:firstLineChars="200"/>
              <w:jc w:val="left"/>
              <w:outlineLvl w:val="2"/>
              <w:rPr>
                <w:rFonts w:hint="eastAsia" w:ascii="SimSun" w:hAnsi="SimSun" w:eastAsia="SimSun" w:cs="SimSun"/>
                <w:spacing w:val="-3"/>
                <w:sz w:val="24"/>
                <w:lang w:val="zh-CN" w:bidi="zh-CN"/>
              </w:rPr>
            </w:pPr>
            <w:r>
              <w:rPr>
                <w:rFonts w:hint="eastAsia" w:ascii="SimSun" w:hAnsi="SimSun" w:eastAsia="SimSun" w:cs="SimSun"/>
                <w:spacing w:val="-3"/>
                <w:sz w:val="24"/>
                <w:lang w:val="zh-CN" w:bidi="zh-CN"/>
              </w:rPr>
              <w:t>因此，本研究旨在探索基于 RISC-V 平台的自主设计的嵌入式实时操作系统，填补国内自主设计的嵌入式实时操作系统的空白。通过深入研究实时操作系统的设计原理和算法，并结合 RISC-V 的特性，</w:t>
            </w:r>
            <w:r>
              <w:rPr>
                <w:rFonts w:hint="eastAsia" w:ascii="SimSun" w:hAnsi="SimSun" w:cs="SimSun"/>
                <w:spacing w:val="-3"/>
                <w:sz w:val="24"/>
                <w:lang w:val="zh-CN" w:bidi="zh-CN"/>
              </w:rPr>
              <w:t>本课题</w:t>
            </w:r>
            <w:r>
              <w:rPr>
                <w:rFonts w:hint="eastAsia" w:ascii="SimSun" w:hAnsi="SimSun" w:eastAsia="SimSun" w:cs="SimSun"/>
                <w:spacing w:val="-3"/>
                <w:sz w:val="24"/>
                <w:lang w:val="zh-CN" w:bidi="zh-CN"/>
              </w:rPr>
              <w:t>将开发一个具有实时性和可靠性的嵌入式操作系统，并通过验证实验来评估其性能和可行性。</w:t>
            </w:r>
          </w:p>
          <w:p>
            <w:pPr>
              <w:autoSpaceDE w:val="0"/>
              <w:autoSpaceDN w:val="0"/>
              <w:spacing w:before="71" w:line="360" w:lineRule="auto"/>
              <w:ind w:left="225" w:firstLine="468" w:firstLineChars="200"/>
              <w:jc w:val="left"/>
              <w:outlineLvl w:val="2"/>
              <w:rPr>
                <w:rFonts w:hint="eastAsia" w:ascii="SimSun" w:hAnsi="SimSun" w:eastAsia="SimSun" w:cs="SimSun"/>
                <w:spacing w:val="-3"/>
                <w:sz w:val="24"/>
                <w:lang w:val="zh-CN" w:bidi="zh-CN"/>
              </w:rPr>
            </w:pPr>
            <w:r>
              <w:rPr>
                <w:rFonts w:hint="eastAsia" w:ascii="SimSun" w:hAnsi="SimSun" w:eastAsia="SimSun" w:cs="SimSun"/>
                <w:spacing w:val="-3"/>
                <w:sz w:val="24"/>
                <w:lang w:val="zh-CN" w:bidi="zh-CN"/>
              </w:rPr>
              <w:t>本研究的主要目的是设计和验证一种基于 RISC-V 平台的自主设计的嵌入式实时操作系统。具体目标包括：</w:t>
            </w:r>
          </w:p>
          <w:p>
            <w:pPr>
              <w:autoSpaceDE w:val="0"/>
              <w:autoSpaceDN w:val="0"/>
              <w:spacing w:before="71" w:line="360" w:lineRule="auto"/>
              <w:ind w:left="225" w:firstLine="468" w:firstLineChars="200"/>
              <w:jc w:val="left"/>
              <w:outlineLvl w:val="2"/>
              <w:rPr>
                <w:rFonts w:hint="eastAsia" w:ascii="SimSun" w:hAnsi="SimSun" w:eastAsia="SimSun" w:cs="SimSun"/>
                <w:spacing w:val="-3"/>
                <w:sz w:val="24"/>
                <w:lang w:val="zh-CN" w:bidi="zh-CN"/>
              </w:rPr>
            </w:pPr>
            <w:r>
              <w:rPr>
                <w:rFonts w:hint="eastAsia" w:ascii="SimSun" w:hAnsi="SimSun" w:eastAsia="SimSun" w:cs="SimSun"/>
                <w:spacing w:val="-3"/>
                <w:sz w:val="24"/>
                <w:lang w:val="en-US" w:bidi="zh-CN"/>
              </w:rPr>
              <w:t>1、</w:t>
            </w:r>
            <w:r>
              <w:rPr>
                <w:rFonts w:hint="eastAsia" w:ascii="SimSun" w:hAnsi="SimSun" w:eastAsia="SimSun" w:cs="SimSun"/>
                <w:spacing w:val="-3"/>
                <w:sz w:val="24"/>
                <w:lang w:val="zh-CN" w:bidi="zh-CN"/>
              </w:rPr>
              <w:t>分析和研究现有的实时操作系统和 RISC-V 架构的特点，包括其优点和局限性。</w:t>
            </w:r>
          </w:p>
          <w:p>
            <w:pPr>
              <w:autoSpaceDE w:val="0"/>
              <w:autoSpaceDN w:val="0"/>
              <w:spacing w:before="71" w:line="360" w:lineRule="auto"/>
              <w:ind w:left="225" w:firstLine="468" w:firstLineChars="200"/>
              <w:jc w:val="left"/>
              <w:outlineLvl w:val="2"/>
              <w:rPr>
                <w:rFonts w:hint="eastAsia" w:ascii="SimSun" w:hAnsi="SimSun" w:eastAsia="SimSun" w:cs="SimSun"/>
                <w:spacing w:val="-3"/>
                <w:sz w:val="24"/>
                <w:lang w:val="zh-CN" w:bidi="zh-CN"/>
              </w:rPr>
            </w:pPr>
            <w:r>
              <w:rPr>
                <w:rFonts w:hint="eastAsia" w:ascii="SimSun" w:hAnsi="SimSun" w:eastAsia="SimSun" w:cs="SimSun"/>
                <w:spacing w:val="-3"/>
                <w:sz w:val="24"/>
                <w:lang w:val="en-US" w:bidi="zh-CN"/>
              </w:rPr>
              <w:t>2、</w:t>
            </w:r>
            <w:r>
              <w:rPr>
                <w:rFonts w:hint="eastAsia" w:ascii="SimSun" w:hAnsi="SimSun" w:eastAsia="SimSun" w:cs="SimSun"/>
                <w:spacing w:val="-3"/>
                <w:sz w:val="24"/>
                <w:lang w:val="zh-CN" w:bidi="zh-CN"/>
              </w:rPr>
              <w:t>设计和实现一个针对 RISC-V 平台的自主设计的</w:t>
            </w:r>
            <w:r>
              <w:rPr>
                <w:rFonts w:hint="eastAsia" w:ascii="SimSun" w:hAnsi="SimSun" w:cs="SimSun"/>
                <w:spacing w:val="-3"/>
                <w:sz w:val="24"/>
                <w:lang w:val="en-US" w:bidi="zh-CN"/>
              </w:rPr>
              <w:t>轻量级</w:t>
            </w:r>
            <w:r>
              <w:rPr>
                <w:rFonts w:hint="eastAsia" w:ascii="SimSun" w:hAnsi="SimSun" w:eastAsia="SimSun" w:cs="SimSun"/>
                <w:spacing w:val="-3"/>
                <w:sz w:val="24"/>
                <w:lang w:val="zh-CN" w:bidi="zh-CN"/>
              </w:rPr>
              <w:t>嵌入式实时操作系统，具备任务调度、中断处理、资源管理等关键功能，以满足实时应用程序的需求。</w:t>
            </w:r>
          </w:p>
          <w:p>
            <w:pPr>
              <w:autoSpaceDE w:val="0"/>
              <w:autoSpaceDN w:val="0"/>
              <w:spacing w:before="71" w:line="360" w:lineRule="auto"/>
              <w:ind w:left="225" w:firstLine="468" w:firstLineChars="200"/>
              <w:jc w:val="left"/>
              <w:outlineLvl w:val="2"/>
              <w:rPr>
                <w:rFonts w:hint="eastAsia" w:ascii="SimSun" w:hAnsi="SimSun" w:eastAsia="SimSun" w:cs="SimSun"/>
                <w:spacing w:val="-3"/>
                <w:sz w:val="24"/>
                <w:lang w:val="zh-CN" w:bidi="zh-CN"/>
              </w:rPr>
            </w:pPr>
            <w:r>
              <w:rPr>
                <w:rFonts w:hint="eastAsia" w:ascii="SimSun" w:hAnsi="SimSun" w:eastAsia="SimSun" w:cs="SimSun"/>
                <w:spacing w:val="-3"/>
                <w:sz w:val="24"/>
                <w:lang w:val="en-US" w:bidi="zh-CN"/>
              </w:rPr>
              <w:t>3、</w:t>
            </w:r>
            <w:r>
              <w:rPr>
                <w:rFonts w:hint="eastAsia" w:ascii="SimSun" w:hAnsi="SimSun" w:eastAsia="SimSun" w:cs="SimSun"/>
                <w:spacing w:val="-3"/>
                <w:sz w:val="24"/>
                <w:lang w:val="zh-CN" w:bidi="zh-CN"/>
              </w:rPr>
              <w:t>进行性能评估，比较新设计的实时操作系统与现有商业操作系统在关键指标（如响应时间、任务调度效率、资源利用率等）上的差异。</w:t>
            </w:r>
          </w:p>
          <w:p>
            <w:pPr>
              <w:autoSpaceDE w:val="0"/>
              <w:autoSpaceDN w:val="0"/>
              <w:spacing w:before="71" w:line="360" w:lineRule="auto"/>
              <w:ind w:left="225" w:firstLine="468" w:firstLineChars="200"/>
              <w:jc w:val="left"/>
              <w:outlineLvl w:val="2"/>
              <w:rPr>
                <w:rFonts w:hint="eastAsia" w:ascii="SimSun" w:hAnsi="SimSun" w:eastAsia="SimSun" w:cs="SimSun"/>
                <w:spacing w:val="-3"/>
                <w:sz w:val="24"/>
                <w:lang w:val="zh-CN" w:bidi="zh-CN"/>
              </w:rPr>
            </w:pPr>
            <w:r>
              <w:rPr>
                <w:rFonts w:hint="eastAsia" w:ascii="SimSun" w:hAnsi="SimSun" w:eastAsia="SimSun" w:cs="SimSun"/>
                <w:spacing w:val="-3"/>
                <w:sz w:val="24"/>
                <w:lang w:val="en-US" w:bidi="zh-CN"/>
              </w:rPr>
              <w:t>4、</w:t>
            </w:r>
            <w:r>
              <w:rPr>
                <w:rFonts w:hint="eastAsia" w:ascii="SimSun" w:hAnsi="SimSun" w:eastAsia="SimSun" w:cs="SimSun"/>
                <w:spacing w:val="-3"/>
                <w:sz w:val="24"/>
                <w:lang w:val="zh-CN" w:bidi="zh-CN"/>
              </w:rPr>
              <w:t>使用实际的嵌入式应用程序对新设计的实时操作系统进行验证，分析其在不同应用场景下的性能和可靠性。</w:t>
            </w:r>
          </w:p>
          <w:p>
            <w:pPr>
              <w:autoSpaceDE w:val="0"/>
              <w:autoSpaceDN w:val="0"/>
              <w:spacing w:before="71" w:line="360" w:lineRule="auto"/>
              <w:ind w:left="225" w:firstLine="468" w:firstLineChars="200"/>
              <w:jc w:val="left"/>
              <w:outlineLvl w:val="2"/>
              <w:rPr>
                <w:rFonts w:hint="eastAsia" w:ascii="SimSun" w:hAnsi="SimSun" w:eastAsia="SimSun" w:cs="SimSun"/>
                <w:spacing w:val="-3"/>
                <w:sz w:val="24"/>
                <w:lang w:val="zh-CN" w:bidi="zh-CN"/>
              </w:rPr>
            </w:pPr>
            <w:r>
              <w:rPr>
                <w:rFonts w:hint="eastAsia" w:ascii="SimSun" w:hAnsi="SimSun" w:eastAsia="SimSun" w:cs="SimSun"/>
                <w:spacing w:val="-3"/>
                <w:sz w:val="24"/>
                <w:lang w:val="en-US" w:bidi="zh-CN"/>
              </w:rPr>
              <w:t>5、</w:t>
            </w:r>
            <w:r>
              <w:rPr>
                <w:rFonts w:hint="eastAsia" w:ascii="SimSun" w:hAnsi="SimSun" w:eastAsia="SimSun" w:cs="SimSun"/>
                <w:spacing w:val="-3"/>
                <w:sz w:val="24"/>
                <w:lang w:val="zh-CN" w:bidi="zh-CN"/>
              </w:rPr>
              <w:t>探讨新设计的实时操作系统的局限性和改进空间，并提出未来工作的方向。</w:t>
            </w:r>
          </w:p>
          <w:p>
            <w:pPr>
              <w:autoSpaceDE w:val="0"/>
              <w:autoSpaceDN w:val="0"/>
              <w:spacing w:before="71" w:line="360" w:lineRule="auto"/>
              <w:ind w:left="225" w:firstLine="468" w:firstLineChars="200"/>
              <w:jc w:val="left"/>
              <w:outlineLvl w:val="2"/>
              <w:rPr>
                <w:rFonts w:hint="eastAsia" w:ascii="SimSun" w:hAnsi="SimSun" w:eastAsia="SimSun" w:cs="SimSun"/>
                <w:spacing w:val="-3"/>
                <w:sz w:val="24"/>
                <w:lang w:val="zh-CN" w:bidi="zh-CN"/>
              </w:rPr>
            </w:pPr>
            <w:r>
              <w:rPr>
                <w:rFonts w:hint="eastAsia" w:ascii="SimSun" w:hAnsi="SimSun" w:eastAsia="SimSun" w:cs="SimSun"/>
                <w:spacing w:val="-3"/>
                <w:sz w:val="24"/>
                <w:lang w:val="zh-CN" w:bidi="zh-CN"/>
              </w:rPr>
              <w:t>通过实现上述目标，本研究将为国内嵌入式系统领域的自主设计和创新提供有价值的参考，提升国内在嵌入式实时操作系统领域的技术实力和自主研发能力，推动国内嵌入式行业的发展。</w:t>
            </w:r>
          </w:p>
          <w:p>
            <w:pPr>
              <w:numPr>
                <w:ilvl w:val="0"/>
                <w:numId w:val="1"/>
              </w:numPr>
              <w:spacing w:line="360" w:lineRule="auto"/>
              <w:rPr>
                <w:rFonts w:ascii="SimSun" w:hAnsi="SimSun" w:cs="SimSun"/>
                <w:sz w:val="24"/>
              </w:rPr>
            </w:pPr>
            <w:r>
              <w:rPr>
                <w:rFonts w:hint="eastAsia" w:ascii="SimSun" w:hAnsi="SimSun" w:cs="SimSun"/>
                <w:sz w:val="24"/>
              </w:rPr>
              <w:t>文献综述</w:t>
            </w:r>
          </w:p>
          <w:p>
            <w:pPr>
              <w:autoSpaceDE w:val="0"/>
              <w:autoSpaceDN w:val="0"/>
              <w:spacing w:before="71" w:line="360" w:lineRule="auto"/>
              <w:ind w:left="225" w:firstLine="468" w:firstLineChars="200"/>
              <w:jc w:val="left"/>
              <w:outlineLvl w:val="2"/>
              <w:rPr>
                <w:rFonts w:hint="eastAsia" w:ascii="SimSun" w:hAnsi="SimSun" w:eastAsia="SimSun" w:cs="SimSun"/>
                <w:spacing w:val="-3"/>
                <w:sz w:val="24"/>
                <w:lang w:val="en-US" w:eastAsia="zh-CN" w:bidi="zh-CN"/>
              </w:rPr>
            </w:pPr>
            <w:r>
              <w:rPr>
                <w:rFonts w:hint="eastAsia" w:ascii="SimSun" w:hAnsi="SimSun" w:eastAsia="SimSun" w:cs="SimSun"/>
                <w:spacing w:val="-3"/>
                <w:sz w:val="24"/>
                <w:lang w:val="en-US" w:eastAsia="zh-CN" w:bidi="zh-CN"/>
              </w:rPr>
              <w:t>嵌入式操作系统在硬件资源受限的嵌入式场景中发挥着重要作用。它的应用领域涵盖了工业控制、航空航天、医疗设备、汽车电子和智能家居等多个领域，为这些领域提供了实时性、可靠性和效能方面的支持。与其他操作系统相比，嵌入式操作系统具有实时性、可裁剪性、可靠性、体积小等特点</w:t>
            </w:r>
            <w:r>
              <w:rPr>
                <w:rFonts w:hint="eastAsia" w:ascii="SimSun" w:hAnsi="SimSun" w:cs="SimSun"/>
                <w:sz w:val="24"/>
                <w:vertAlign w:val="superscript"/>
              </w:rPr>
              <w:t>[</w:t>
            </w:r>
            <w:r>
              <w:rPr>
                <w:rFonts w:hint="eastAsia" w:ascii="SimSun" w:hAnsi="SimSun" w:cs="SimSun"/>
                <w:sz w:val="24"/>
                <w:vertAlign w:val="superscript"/>
                <w:lang w:val="en-US" w:eastAsia="zh-CN"/>
              </w:rPr>
              <w:t>1</w:t>
            </w:r>
            <w:r>
              <w:rPr>
                <w:rFonts w:hint="eastAsia" w:ascii="SimSun" w:hAnsi="SimSun" w:cs="SimSun"/>
                <w:sz w:val="24"/>
                <w:vertAlign w:val="superscript"/>
              </w:rPr>
              <w:t>]</w:t>
            </w:r>
            <w:r>
              <w:rPr>
                <w:rFonts w:hint="eastAsia" w:ascii="SimSun" w:hAnsi="SimSun" w:eastAsia="SimSun" w:cs="SimSun"/>
                <w:spacing w:val="-3"/>
                <w:sz w:val="24"/>
                <w:lang w:val="en-US" w:eastAsia="zh-CN" w:bidi="zh-CN"/>
              </w:rPr>
              <w:t>。</w:t>
            </w:r>
          </w:p>
          <w:p>
            <w:pPr>
              <w:autoSpaceDE w:val="0"/>
              <w:autoSpaceDN w:val="0"/>
              <w:spacing w:before="71" w:line="360" w:lineRule="auto"/>
              <w:ind w:left="225" w:firstLine="468" w:firstLineChars="200"/>
              <w:jc w:val="left"/>
              <w:outlineLvl w:val="2"/>
              <w:rPr>
                <w:rFonts w:hint="eastAsia" w:ascii="SimSun" w:hAnsi="SimSun" w:eastAsia="SimSun" w:cs="SimSun"/>
                <w:spacing w:val="-3"/>
                <w:sz w:val="24"/>
                <w:lang w:val="en-US" w:eastAsia="zh-CN" w:bidi="zh-CN"/>
              </w:rPr>
            </w:pPr>
            <w:r>
              <w:rPr>
                <w:rFonts w:hint="eastAsia" w:ascii="SimSun" w:hAnsi="SimSun" w:eastAsia="SimSun" w:cs="SimSun"/>
                <w:spacing w:val="-3"/>
                <w:sz w:val="24"/>
                <w:lang w:val="en-US" w:eastAsia="zh-CN" w:bidi="zh-CN"/>
              </w:rPr>
              <w:t>在工业控制领域，嵌入式操作系统被广泛应用于自动化生产线、机械设备和工厂控制系统。它能够实时响应和处理各种传感器和执行器的输入输出，确保生产过程的稳定性和可靠性。同时，嵌入式操作系统还可以提供高度可靠的通信机制，实现设备之间的数据交换和远程监控。</w:t>
            </w:r>
          </w:p>
          <w:p>
            <w:pPr>
              <w:autoSpaceDE w:val="0"/>
              <w:autoSpaceDN w:val="0"/>
              <w:spacing w:before="71" w:line="360" w:lineRule="auto"/>
              <w:ind w:left="225" w:firstLine="468" w:firstLineChars="200"/>
              <w:jc w:val="left"/>
              <w:outlineLvl w:val="2"/>
              <w:rPr>
                <w:rFonts w:hint="eastAsia" w:ascii="SimSun" w:hAnsi="SimSun" w:eastAsia="SimSun" w:cs="SimSun"/>
                <w:spacing w:val="-3"/>
                <w:sz w:val="24"/>
                <w:lang w:val="en-US" w:eastAsia="zh-CN" w:bidi="zh-CN"/>
              </w:rPr>
            </w:pPr>
            <w:r>
              <w:rPr>
                <w:rFonts w:hint="eastAsia" w:ascii="SimSun" w:hAnsi="SimSun" w:eastAsia="SimSun" w:cs="SimSun"/>
                <w:spacing w:val="-3"/>
                <w:sz w:val="24"/>
                <w:lang w:val="en-US" w:eastAsia="zh-CN" w:bidi="zh-CN"/>
              </w:rPr>
              <w:t>在航空航天领域，嵌入式操作系统被广泛应用于航空电子设备、导航系统和航天器控制系统。它能够处理复杂的飞行算法和导航逻辑，实时监测飞行状态并做出精确的控制决策。同时，嵌入式操作系统还需要具备高度的可靠性和容错性，以应对严苛的航空航天环境和安全要求。</w:t>
            </w:r>
          </w:p>
          <w:p>
            <w:pPr>
              <w:autoSpaceDE w:val="0"/>
              <w:autoSpaceDN w:val="0"/>
              <w:spacing w:before="71" w:line="360" w:lineRule="auto"/>
              <w:ind w:left="225" w:firstLine="468" w:firstLineChars="200"/>
              <w:jc w:val="left"/>
              <w:outlineLvl w:val="2"/>
              <w:rPr>
                <w:rFonts w:hint="eastAsia" w:ascii="SimSun" w:hAnsi="SimSun" w:eastAsia="SimSun" w:cs="SimSun"/>
                <w:spacing w:val="-3"/>
                <w:sz w:val="24"/>
                <w:lang w:val="en-US" w:eastAsia="zh-CN" w:bidi="zh-CN"/>
              </w:rPr>
            </w:pPr>
            <w:r>
              <w:rPr>
                <w:rFonts w:hint="eastAsia" w:ascii="SimSun" w:hAnsi="SimSun" w:eastAsia="SimSun" w:cs="SimSun"/>
                <w:spacing w:val="-3"/>
                <w:sz w:val="24"/>
                <w:lang w:val="en-US" w:eastAsia="zh-CN" w:bidi="zh-CN"/>
              </w:rPr>
              <w:t>此外，嵌入式操作系统还在医疗设备、汽车电子和智能家居等领域发挥着重要作用。在医疗设备中，嵌入式操作系统能够实现实时监测和控制，确保医疗设备的安全和有效运行。在汽车电子领域，嵌入式操作系统用于管理车载系统、驾驶辅助系统和车联网功能，提供安全、智能的驾驶体验。在智能家居领域，嵌入式操作系统能够实现家庭设备的联网和智能化控制，提供便利、舒适的居家环境。</w:t>
            </w:r>
          </w:p>
          <w:p>
            <w:pPr>
              <w:autoSpaceDE w:val="0"/>
              <w:autoSpaceDN w:val="0"/>
              <w:spacing w:before="71" w:line="360" w:lineRule="auto"/>
              <w:ind w:left="225" w:firstLine="468" w:firstLineChars="200"/>
              <w:jc w:val="left"/>
              <w:outlineLvl w:val="2"/>
              <w:rPr>
                <w:rFonts w:hint="eastAsia" w:ascii="SimSun" w:hAnsi="SimSun" w:eastAsia="SimSun" w:cs="SimSun"/>
                <w:spacing w:val="-3"/>
                <w:sz w:val="24"/>
                <w:lang w:val="en-US" w:eastAsia="zh-CN" w:bidi="zh-CN"/>
              </w:rPr>
            </w:pPr>
            <w:r>
              <w:rPr>
                <w:rFonts w:hint="eastAsia" w:ascii="SimSun" w:hAnsi="SimSun" w:eastAsia="SimSun" w:cs="SimSun"/>
                <w:spacing w:val="-3"/>
                <w:sz w:val="24"/>
                <w:lang w:val="en-US" w:eastAsia="zh-CN" w:bidi="zh-CN"/>
              </w:rPr>
              <w:t>目前国外主流的嵌入式操作系统主要有VxWorks、Linux、Windows CE三种。这三种操作系统在实时性能、开发环境和适用领域等方面存在差异。VxWorks在实时性和嵌入式调试工具方面表现突出，适用于高实时性要求的领域，但需要付费购买许可证且学习曲线较陡；Linux具有精简的内核和广泛的适用性，适合多种体系结构和嵌入式应用开发，但实时性能相对较弱且学习难度较大；Windows CE作为商用嵌入式系统，提供稳定性和可视化开发环境，但需要购买许可证，开发者的定制能力有限且对硬件资源消耗较大</w:t>
            </w:r>
            <w:r>
              <w:rPr>
                <w:rFonts w:hint="eastAsia" w:ascii="SimSun" w:hAnsi="SimSun" w:cs="SimSun"/>
                <w:sz w:val="24"/>
                <w:vertAlign w:val="superscript"/>
              </w:rPr>
              <w:t>[</w:t>
            </w:r>
            <w:r>
              <w:rPr>
                <w:rFonts w:hint="eastAsia" w:ascii="SimSun" w:hAnsi="SimSun" w:cs="SimSun"/>
                <w:sz w:val="24"/>
                <w:vertAlign w:val="superscript"/>
                <w:lang w:val="en-US" w:eastAsia="zh-CN"/>
              </w:rPr>
              <w:t>2</w:t>
            </w:r>
            <w:r>
              <w:rPr>
                <w:rFonts w:hint="eastAsia" w:ascii="SimSun" w:hAnsi="SimSun" w:cs="SimSun"/>
                <w:sz w:val="24"/>
                <w:vertAlign w:val="superscript"/>
              </w:rPr>
              <w:t>]</w:t>
            </w:r>
            <w:r>
              <w:rPr>
                <w:rFonts w:hint="eastAsia" w:ascii="SimSun" w:hAnsi="SimSun" w:eastAsia="SimSun" w:cs="SimSun"/>
                <w:spacing w:val="-3"/>
                <w:sz w:val="24"/>
                <w:lang w:val="en-US" w:eastAsia="zh-CN" w:bidi="zh-CN"/>
              </w:rPr>
              <w:t>。因此，国内迫切需要一款自主开发的轻量级嵌入式实时操作系统，它应当具备小体积、高实时性和易上手等优势。</w:t>
            </w:r>
          </w:p>
          <w:p>
            <w:pPr>
              <w:autoSpaceDE w:val="0"/>
              <w:autoSpaceDN w:val="0"/>
              <w:spacing w:before="71" w:line="360" w:lineRule="auto"/>
              <w:ind w:left="225" w:firstLine="468" w:firstLineChars="200"/>
              <w:jc w:val="left"/>
              <w:outlineLvl w:val="2"/>
              <w:rPr>
                <w:rFonts w:hint="eastAsia" w:ascii="SimSun" w:hAnsi="SimSun" w:eastAsia="SimSun" w:cs="SimSun"/>
                <w:spacing w:val="-3"/>
                <w:sz w:val="24"/>
                <w:lang w:val="en-US" w:eastAsia="zh-CN" w:bidi="zh-CN"/>
              </w:rPr>
            </w:pPr>
            <w:r>
              <w:rPr>
                <w:rFonts w:hint="eastAsia" w:ascii="SimSun" w:hAnsi="SimSun" w:eastAsia="SimSun" w:cs="SimSun"/>
                <w:spacing w:val="-3"/>
                <w:sz w:val="24"/>
                <w:lang w:val="en-US" w:eastAsia="zh-CN" w:bidi="zh-CN"/>
              </w:rPr>
              <w:t>当前，ARM公司的Cortex系列和A系列处理器架构是嵌入式平台上的主流芯片架构。然而，与此同时，RISC-V架构也正在迅速崛起。RISC-V是一种新兴的开源精简指令集架构,由加州大学伯克利分校在2010年首次发布</w:t>
            </w:r>
            <w:r>
              <w:rPr>
                <w:rFonts w:hint="eastAsia" w:ascii="SimSun" w:hAnsi="SimSun" w:cs="SimSun"/>
                <w:sz w:val="24"/>
                <w:vertAlign w:val="superscript"/>
              </w:rPr>
              <w:t>[</w:t>
            </w:r>
            <w:r>
              <w:rPr>
                <w:rFonts w:hint="eastAsia" w:ascii="SimSun" w:hAnsi="SimSun" w:cs="SimSun"/>
                <w:sz w:val="24"/>
                <w:vertAlign w:val="superscript"/>
                <w:lang w:val="en-US" w:eastAsia="zh-CN"/>
              </w:rPr>
              <w:t>3</w:t>
            </w:r>
            <w:r>
              <w:rPr>
                <w:rFonts w:hint="eastAsia" w:ascii="SimSun" w:hAnsi="SimSun" w:cs="SimSun"/>
                <w:sz w:val="24"/>
                <w:vertAlign w:val="superscript"/>
              </w:rPr>
              <w:t>]</w:t>
            </w:r>
            <w:r>
              <w:rPr>
                <w:rFonts w:hint="eastAsia" w:ascii="SimSun" w:hAnsi="SimSun" w:eastAsia="SimSun" w:cs="SimSun"/>
                <w:spacing w:val="-3"/>
                <w:sz w:val="24"/>
                <w:lang w:val="en-US" w:eastAsia="zh-CN" w:bidi="zh-CN"/>
              </w:rPr>
              <w:t>。RISC-V架构具有开源、免费、开放和自由的特点，它的出现是为了解决现有体系架构长期发展中出现的各种问题，并满足现代信息系统设计需求和体系结构发展的要求</w:t>
            </w:r>
            <w:r>
              <w:rPr>
                <w:rFonts w:hint="eastAsia" w:ascii="SimSun" w:hAnsi="SimSun" w:cs="SimSun"/>
                <w:sz w:val="24"/>
                <w:vertAlign w:val="superscript"/>
              </w:rPr>
              <w:t>[</w:t>
            </w:r>
            <w:r>
              <w:rPr>
                <w:rFonts w:hint="eastAsia" w:ascii="SimSun" w:hAnsi="SimSun" w:cs="SimSun"/>
                <w:sz w:val="24"/>
                <w:vertAlign w:val="superscript"/>
                <w:lang w:val="en-US" w:eastAsia="zh-CN"/>
              </w:rPr>
              <w:t>4</w:t>
            </w:r>
            <w:r>
              <w:rPr>
                <w:rFonts w:hint="eastAsia" w:ascii="SimSun" w:hAnsi="SimSun" w:cs="SimSun"/>
                <w:sz w:val="24"/>
                <w:vertAlign w:val="superscript"/>
              </w:rPr>
              <w:t>]</w:t>
            </w:r>
            <w:r>
              <w:rPr>
                <w:rFonts w:hint="eastAsia" w:ascii="SimSun" w:hAnsi="SimSun" w:eastAsia="SimSun" w:cs="SimSun"/>
                <w:spacing w:val="-3"/>
                <w:sz w:val="24"/>
                <w:lang w:val="en-US" w:eastAsia="zh-CN" w:bidi="zh-CN"/>
              </w:rPr>
              <w:t>。RISC-V采用模块化设计，并提供丰富的自定义编码空间和指令集扩展能力，具备强大的系统定制化能力。与ARM相比，RISC-V的文档内容更为精简，仅有两卷329页，包括238页的指令集手册</w:t>
            </w:r>
            <w:r>
              <w:rPr>
                <w:rFonts w:hint="eastAsia" w:ascii="SimSun" w:hAnsi="SimSun" w:cs="SimSun"/>
                <w:sz w:val="24"/>
                <w:vertAlign w:val="superscript"/>
              </w:rPr>
              <w:t>[</w:t>
            </w:r>
            <w:r>
              <w:rPr>
                <w:rFonts w:hint="eastAsia" w:ascii="SimSun" w:hAnsi="SimSun" w:cs="SimSun"/>
                <w:sz w:val="24"/>
                <w:vertAlign w:val="superscript"/>
                <w:lang w:val="en-US" w:eastAsia="zh-CN"/>
              </w:rPr>
              <w:t>5</w:t>
            </w:r>
            <w:r>
              <w:rPr>
                <w:rFonts w:hint="eastAsia" w:ascii="SimSun" w:hAnsi="SimSun" w:cs="SimSun"/>
                <w:sz w:val="24"/>
                <w:vertAlign w:val="superscript"/>
              </w:rPr>
              <w:t>]</w:t>
            </w:r>
            <w:r>
              <w:rPr>
                <w:rFonts w:hint="eastAsia" w:ascii="SimSun" w:hAnsi="SimSun" w:eastAsia="SimSun" w:cs="SimSun"/>
                <w:spacing w:val="-3"/>
                <w:sz w:val="24"/>
                <w:lang w:val="en-US" w:eastAsia="zh-CN" w:bidi="zh-CN"/>
              </w:rPr>
              <w:t>和91页的特权架构手册</w:t>
            </w:r>
            <w:r>
              <w:rPr>
                <w:rFonts w:hint="eastAsia" w:ascii="SimSun" w:hAnsi="SimSun" w:cs="SimSun"/>
                <w:sz w:val="24"/>
                <w:vertAlign w:val="superscript"/>
              </w:rPr>
              <w:t>[</w:t>
            </w:r>
            <w:r>
              <w:rPr>
                <w:rFonts w:hint="eastAsia" w:ascii="SimSun" w:hAnsi="SimSun" w:cs="SimSun"/>
                <w:sz w:val="24"/>
                <w:vertAlign w:val="superscript"/>
                <w:lang w:val="en-US" w:eastAsia="zh-CN"/>
              </w:rPr>
              <w:t>6</w:t>
            </w:r>
            <w:r>
              <w:rPr>
                <w:rFonts w:hint="eastAsia" w:ascii="SimSun" w:hAnsi="SimSun" w:cs="SimSun"/>
                <w:sz w:val="24"/>
                <w:vertAlign w:val="superscript"/>
              </w:rPr>
              <w:t>]</w:t>
            </w:r>
            <w:r>
              <w:rPr>
                <w:rFonts w:hint="eastAsia" w:ascii="SimSun" w:hAnsi="SimSun" w:eastAsia="SimSun" w:cs="SimSun"/>
                <w:spacing w:val="-3"/>
                <w:sz w:val="24"/>
                <w:lang w:val="en-US" w:eastAsia="zh-CN" w:bidi="zh-CN"/>
              </w:rPr>
              <w:t>。相较于ARM冗长的手册</w:t>
            </w:r>
            <w:r>
              <w:rPr>
                <w:rFonts w:hint="eastAsia" w:ascii="SimSun" w:hAnsi="SimSun" w:cs="SimSun"/>
                <w:sz w:val="24"/>
                <w:vertAlign w:val="superscript"/>
              </w:rPr>
              <w:t>[</w:t>
            </w:r>
            <w:r>
              <w:rPr>
                <w:rFonts w:hint="eastAsia" w:ascii="SimSun" w:hAnsi="SimSun" w:cs="SimSun"/>
                <w:sz w:val="24"/>
                <w:vertAlign w:val="superscript"/>
                <w:lang w:val="en-US" w:eastAsia="zh-CN"/>
              </w:rPr>
              <w:t>7</w:t>
            </w:r>
            <w:r>
              <w:rPr>
                <w:rFonts w:hint="eastAsia" w:ascii="SimSun" w:hAnsi="SimSun" w:cs="SimSun"/>
                <w:sz w:val="24"/>
                <w:vertAlign w:val="superscript"/>
              </w:rPr>
              <w:t>]</w:t>
            </w:r>
            <w:r>
              <w:rPr>
                <w:rFonts w:hint="eastAsia" w:ascii="SimSun" w:hAnsi="SimSun" w:eastAsia="SimSun" w:cs="SimSun"/>
                <w:spacing w:val="-3"/>
                <w:sz w:val="24"/>
                <w:lang w:val="en-US" w:eastAsia="zh-CN" w:bidi="zh-CN"/>
              </w:rPr>
              <w:t>，更易于学习和上手。</w:t>
            </w:r>
          </w:p>
          <w:p>
            <w:pPr>
              <w:autoSpaceDE w:val="0"/>
              <w:autoSpaceDN w:val="0"/>
              <w:spacing w:before="71" w:line="360" w:lineRule="auto"/>
              <w:ind w:left="225" w:firstLine="468" w:firstLineChars="200"/>
              <w:jc w:val="left"/>
              <w:outlineLvl w:val="2"/>
              <w:rPr>
                <w:rFonts w:hint="eastAsia" w:ascii="SimSun" w:hAnsi="SimSun" w:eastAsia="SimSun" w:cs="SimSun"/>
                <w:spacing w:val="-3"/>
                <w:sz w:val="24"/>
                <w:lang w:val="en-US" w:eastAsia="zh-CN" w:bidi="zh-CN"/>
              </w:rPr>
            </w:pPr>
            <w:r>
              <w:rPr>
                <w:rFonts w:hint="eastAsia" w:ascii="SimSun" w:hAnsi="SimSun" w:eastAsia="SimSun" w:cs="SimSun"/>
                <w:spacing w:val="-3"/>
                <w:sz w:val="24"/>
                <w:lang w:val="en-US" w:eastAsia="zh-CN" w:bidi="zh-CN"/>
              </w:rPr>
              <w:t>因此，基于以上优点，本课题决定基于RISC-V架构的Soc开发嵌入式实时操作系统。目前开发操作系统使用的方式主要是C语言</w:t>
            </w:r>
            <w:r>
              <w:rPr>
                <w:rFonts w:hint="eastAsia" w:ascii="SimSun" w:hAnsi="SimSun" w:cs="SimSun"/>
                <w:sz w:val="24"/>
                <w:vertAlign w:val="superscript"/>
              </w:rPr>
              <w:t>[</w:t>
            </w:r>
            <w:r>
              <w:rPr>
                <w:rFonts w:hint="eastAsia" w:ascii="SimSun" w:hAnsi="SimSun" w:cs="SimSun"/>
                <w:sz w:val="24"/>
                <w:vertAlign w:val="superscript"/>
                <w:lang w:val="en-US" w:eastAsia="zh-CN"/>
              </w:rPr>
              <w:t>8</w:t>
            </w:r>
            <w:r>
              <w:rPr>
                <w:rFonts w:hint="eastAsia" w:ascii="SimSun" w:hAnsi="SimSun" w:cs="SimSun"/>
                <w:sz w:val="24"/>
                <w:vertAlign w:val="superscript"/>
              </w:rPr>
              <w:t>]</w:t>
            </w:r>
            <w:r>
              <w:rPr>
                <w:rFonts w:hint="eastAsia" w:ascii="SimSun" w:hAnsi="SimSun" w:eastAsia="SimSun" w:cs="SimSun"/>
                <w:spacing w:val="-3"/>
                <w:sz w:val="24"/>
                <w:lang w:val="en-US" w:eastAsia="zh-CN" w:bidi="zh-CN"/>
              </w:rPr>
              <w:t>辅以少量的汇编语言。这是因为C语言可以提供较为底层的硬件控制。诸如VxWorks、FreeRTOS等知名操作系统都是由C语言开发。但C语言也存在一些安全隐患。业界表示，约70%的安全漏洞是由于内存问题</w:t>
            </w:r>
            <w:r>
              <w:rPr>
                <w:rFonts w:hint="eastAsia" w:ascii="SimSun" w:hAnsi="SimSun" w:cs="SimSun"/>
                <w:sz w:val="24"/>
                <w:vertAlign w:val="superscript"/>
              </w:rPr>
              <w:t>[</w:t>
            </w:r>
            <w:r>
              <w:rPr>
                <w:rFonts w:hint="eastAsia" w:ascii="SimSun" w:hAnsi="SimSun" w:cs="SimSun"/>
                <w:sz w:val="24"/>
                <w:vertAlign w:val="superscript"/>
                <w:lang w:val="en-US" w:eastAsia="zh-CN"/>
              </w:rPr>
              <w:t>9</w:t>
            </w:r>
            <w:r>
              <w:rPr>
                <w:rFonts w:hint="eastAsia" w:ascii="SimSun" w:hAnsi="SimSun" w:cs="SimSun"/>
                <w:sz w:val="24"/>
                <w:vertAlign w:val="superscript"/>
              </w:rPr>
              <w:t>]</w:t>
            </w:r>
            <w:r>
              <w:rPr>
                <w:rFonts w:hint="eastAsia" w:ascii="SimSun" w:hAnsi="SimSun" w:eastAsia="SimSun" w:cs="SimSun"/>
                <w:spacing w:val="-3"/>
                <w:sz w:val="24"/>
                <w:lang w:val="en-US" w:eastAsia="zh-CN" w:bidi="zh-CN"/>
              </w:rPr>
              <w:t>。这主要是因为C语言实现内存操作的方式很容易导致缓存泄漏或者控制流攻击</w:t>
            </w:r>
            <w:r>
              <w:rPr>
                <w:rFonts w:hint="eastAsia" w:ascii="SimSun" w:hAnsi="SimSun" w:cs="SimSun"/>
                <w:sz w:val="24"/>
                <w:vertAlign w:val="superscript"/>
              </w:rPr>
              <w:t>[</w:t>
            </w:r>
            <w:r>
              <w:rPr>
                <w:rFonts w:hint="eastAsia" w:ascii="SimSun" w:hAnsi="SimSun" w:cs="SimSun"/>
                <w:sz w:val="24"/>
                <w:vertAlign w:val="superscript"/>
                <w:lang w:val="en-US" w:eastAsia="zh-CN"/>
              </w:rPr>
              <w:t>10</w:t>
            </w:r>
            <w:r>
              <w:rPr>
                <w:rFonts w:hint="eastAsia" w:ascii="SimSun" w:hAnsi="SimSun" w:cs="SimSun"/>
                <w:sz w:val="24"/>
                <w:vertAlign w:val="superscript"/>
              </w:rPr>
              <w:t>]</w:t>
            </w:r>
            <w:r>
              <w:rPr>
                <w:rFonts w:hint="eastAsia" w:ascii="SimSun" w:hAnsi="SimSun" w:eastAsia="SimSun" w:cs="SimSun"/>
                <w:spacing w:val="-3"/>
                <w:sz w:val="24"/>
                <w:lang w:val="en-US" w:eastAsia="zh-CN" w:bidi="zh-CN"/>
              </w:rPr>
              <w:t>。因此，也有部分操作系统选择使用Rust语言</w:t>
            </w:r>
            <w:r>
              <w:rPr>
                <w:rFonts w:hint="eastAsia" w:ascii="SimSun" w:hAnsi="SimSun" w:cs="SimSun"/>
                <w:sz w:val="24"/>
                <w:vertAlign w:val="superscript"/>
              </w:rPr>
              <w:t>[</w:t>
            </w:r>
            <w:r>
              <w:rPr>
                <w:rFonts w:hint="eastAsia" w:ascii="SimSun" w:hAnsi="SimSun" w:cs="SimSun"/>
                <w:sz w:val="24"/>
                <w:vertAlign w:val="superscript"/>
                <w:lang w:val="en-US" w:eastAsia="zh-CN"/>
              </w:rPr>
              <w:t>11</w:t>
            </w:r>
            <w:r>
              <w:rPr>
                <w:rFonts w:hint="eastAsia" w:ascii="SimSun" w:hAnsi="SimSun" w:cs="SimSun"/>
                <w:sz w:val="24"/>
                <w:vertAlign w:val="superscript"/>
              </w:rPr>
              <w:t>]</w:t>
            </w:r>
            <w:r>
              <w:rPr>
                <w:rFonts w:hint="eastAsia" w:ascii="SimSun" w:hAnsi="SimSun" w:eastAsia="SimSun" w:cs="SimSun"/>
                <w:spacing w:val="-3"/>
                <w:sz w:val="24"/>
                <w:lang w:val="en-US" w:eastAsia="zh-CN" w:bidi="zh-CN"/>
              </w:rPr>
              <w:t>来进行编写。Rust语言是一个专注于安全和效率的开源编程语言</w:t>
            </w:r>
            <w:r>
              <w:rPr>
                <w:rFonts w:hint="eastAsia" w:ascii="SimSun" w:hAnsi="SimSun" w:cs="SimSun"/>
                <w:sz w:val="24"/>
                <w:vertAlign w:val="superscript"/>
              </w:rPr>
              <w:t>[</w:t>
            </w:r>
            <w:r>
              <w:rPr>
                <w:rFonts w:hint="eastAsia" w:ascii="SimSun" w:hAnsi="SimSun" w:cs="SimSun"/>
                <w:sz w:val="24"/>
                <w:vertAlign w:val="superscript"/>
                <w:lang w:val="en-US" w:eastAsia="zh-CN"/>
              </w:rPr>
              <w:t>12</w:t>
            </w:r>
            <w:r>
              <w:rPr>
                <w:rFonts w:hint="eastAsia" w:ascii="SimSun" w:hAnsi="SimSun" w:cs="SimSun"/>
                <w:sz w:val="24"/>
                <w:vertAlign w:val="superscript"/>
              </w:rPr>
              <w:t>]</w:t>
            </w:r>
            <w:r>
              <w:rPr>
                <w:rFonts w:hint="eastAsia" w:ascii="SimSun" w:hAnsi="SimSun" w:eastAsia="SimSun" w:cs="SimSun"/>
                <w:spacing w:val="-3"/>
                <w:sz w:val="24"/>
                <w:lang w:val="en-US" w:eastAsia="zh-CN" w:bidi="zh-CN"/>
              </w:rPr>
              <w:t>。使其适用于系统编程的原因是它没有运行时和垃圾回收机制。此外，Rust已被证明具有类型安全性和内存安全性</w:t>
            </w:r>
            <w:r>
              <w:rPr>
                <w:rFonts w:hint="eastAsia" w:ascii="SimSun" w:hAnsi="SimSun" w:cs="SimSun"/>
                <w:sz w:val="24"/>
                <w:vertAlign w:val="superscript"/>
              </w:rPr>
              <w:t>[</w:t>
            </w:r>
            <w:r>
              <w:rPr>
                <w:rFonts w:hint="eastAsia" w:ascii="SimSun" w:hAnsi="SimSun" w:cs="SimSun"/>
                <w:sz w:val="24"/>
                <w:vertAlign w:val="superscript"/>
                <w:lang w:val="en-US" w:eastAsia="zh-CN"/>
              </w:rPr>
              <w:t>13</w:t>
            </w:r>
            <w:r>
              <w:rPr>
                <w:rFonts w:hint="eastAsia" w:ascii="SimSun" w:hAnsi="SimSun" w:cs="SimSun"/>
                <w:sz w:val="24"/>
                <w:vertAlign w:val="superscript"/>
              </w:rPr>
              <w:t>]</w:t>
            </w:r>
            <w:r>
              <w:rPr>
                <w:rFonts w:hint="eastAsia" w:ascii="SimSun" w:hAnsi="SimSun" w:eastAsia="SimSun" w:cs="SimSun"/>
                <w:spacing w:val="-3"/>
                <w:sz w:val="24"/>
                <w:lang w:val="en-US" w:eastAsia="zh-CN" w:bidi="zh-CN"/>
              </w:rPr>
              <w:t>。一些由Rust编写的嵌入式操作系统有Redox、Hubris、Tock等</w:t>
            </w:r>
            <w:r>
              <w:rPr>
                <w:rFonts w:hint="eastAsia" w:ascii="SimSun" w:hAnsi="SimSun" w:cs="SimSun"/>
                <w:sz w:val="24"/>
                <w:vertAlign w:val="superscript"/>
              </w:rPr>
              <w:t>[</w:t>
            </w:r>
            <w:r>
              <w:rPr>
                <w:rFonts w:hint="eastAsia" w:ascii="SimSun" w:hAnsi="SimSun" w:cs="SimSun"/>
                <w:sz w:val="24"/>
                <w:vertAlign w:val="superscript"/>
                <w:lang w:val="en-US" w:eastAsia="zh-CN"/>
              </w:rPr>
              <w:t>14</w:t>
            </w:r>
            <w:r>
              <w:rPr>
                <w:rFonts w:hint="eastAsia" w:ascii="SimSun" w:hAnsi="SimSun" w:cs="SimSun"/>
                <w:sz w:val="24"/>
                <w:vertAlign w:val="superscript"/>
              </w:rPr>
              <w:t>]</w:t>
            </w:r>
            <w:r>
              <w:rPr>
                <w:rFonts w:hint="eastAsia" w:ascii="SimSun" w:hAnsi="SimSun" w:eastAsia="SimSun" w:cs="SimSun"/>
                <w:spacing w:val="-3"/>
                <w:sz w:val="24"/>
                <w:lang w:val="en-US" w:eastAsia="zh-CN" w:bidi="zh-CN"/>
              </w:rPr>
              <w:t>。</w:t>
            </w:r>
          </w:p>
          <w:p>
            <w:pPr>
              <w:autoSpaceDE w:val="0"/>
              <w:autoSpaceDN w:val="0"/>
              <w:spacing w:before="71" w:line="360" w:lineRule="auto"/>
              <w:ind w:left="225" w:firstLine="468" w:firstLineChars="200"/>
              <w:jc w:val="left"/>
              <w:outlineLvl w:val="2"/>
              <w:rPr>
                <w:rFonts w:hint="default" w:ascii="SimSun" w:hAnsi="SimSun" w:eastAsia="SimSun" w:cs="SimSun"/>
                <w:spacing w:val="-3"/>
                <w:sz w:val="24"/>
                <w:lang w:val="en-US" w:eastAsia="zh-CN" w:bidi="zh-CN"/>
              </w:rPr>
            </w:pPr>
            <w:r>
              <w:rPr>
                <w:rFonts w:hint="eastAsia" w:ascii="SimSun" w:hAnsi="SimSun" w:eastAsia="SimSun" w:cs="SimSun"/>
                <w:spacing w:val="-3"/>
                <w:sz w:val="24"/>
                <w:lang w:val="en-US" w:eastAsia="zh-CN" w:bidi="zh-CN"/>
              </w:rPr>
              <w:t>考虑到C语言在当下操作系统中使用的广泛性以及本人对这两种语言的了解程度，最终决定使用C语言来完成本课题的开发工作。本课题将使用RISC-V汇编语言和C语言，通过RISC-V编译工具链中的GCC将源程序翻译成目标代码。该过程直接影响了处理器系统的整体性能</w:t>
            </w:r>
            <w:r>
              <w:rPr>
                <w:rFonts w:hint="eastAsia" w:ascii="SimSun" w:hAnsi="SimSun" w:cs="SimSun"/>
                <w:sz w:val="24"/>
                <w:vertAlign w:val="superscript"/>
              </w:rPr>
              <w:t>[</w:t>
            </w:r>
            <w:r>
              <w:rPr>
                <w:rFonts w:hint="eastAsia" w:ascii="SimSun" w:hAnsi="SimSun" w:cs="SimSun"/>
                <w:sz w:val="24"/>
                <w:vertAlign w:val="superscript"/>
                <w:lang w:val="en-US" w:eastAsia="zh-CN"/>
              </w:rPr>
              <w:t>15</w:t>
            </w:r>
            <w:r>
              <w:rPr>
                <w:rFonts w:hint="eastAsia" w:ascii="SimSun" w:hAnsi="SimSun" w:cs="SimSun"/>
                <w:sz w:val="24"/>
                <w:vertAlign w:val="superscript"/>
              </w:rPr>
              <w:t>]</w:t>
            </w:r>
            <w:r>
              <w:rPr>
                <w:rFonts w:hint="eastAsia" w:ascii="SimSun" w:hAnsi="SimSun" w:eastAsia="SimSun" w:cs="SimSun"/>
                <w:spacing w:val="-3"/>
                <w:sz w:val="24"/>
                <w:lang w:val="en-US" w:eastAsia="zh-CN" w:bidi="zh-CN"/>
              </w:rPr>
              <w:t>。所以要对GCC参数进行相应的优化。</w:t>
            </w:r>
          </w:p>
          <w:p>
            <w:pPr>
              <w:numPr>
                <w:ilvl w:val="0"/>
                <w:numId w:val="1"/>
              </w:numPr>
              <w:spacing w:line="360" w:lineRule="auto"/>
              <w:rPr>
                <w:rFonts w:ascii="SimSun" w:hAnsi="SimSun" w:cs="SimSun"/>
                <w:sz w:val="24"/>
              </w:rPr>
            </w:pPr>
            <w:r>
              <w:rPr>
                <w:rFonts w:hint="eastAsia" w:ascii="SimSun" w:hAnsi="SimSun" w:cs="SimSun"/>
                <w:sz w:val="24"/>
              </w:rPr>
              <w:t>参考文献</w:t>
            </w:r>
          </w:p>
          <w:p>
            <w:pPr>
              <w:numPr>
                <w:ilvl w:val="0"/>
                <w:numId w:val="2"/>
              </w:numPr>
              <w:overflowPunct w:val="0"/>
              <w:adjustRightInd w:val="0"/>
              <w:snapToGrid w:val="0"/>
              <w:spacing w:line="360" w:lineRule="auto"/>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t>姚锡忠.嵌入式操作系统的现状及发展趋势[J].中国新技术新产品,2009(23):38.</w:t>
            </w:r>
          </w:p>
          <w:p>
            <w:pPr>
              <w:numPr>
                <w:ilvl w:val="0"/>
                <w:numId w:val="2"/>
              </w:numPr>
              <w:overflowPunct w:val="0"/>
              <w:adjustRightInd w:val="0"/>
              <w:snapToGrid w:val="0"/>
              <w:spacing w:line="360" w:lineRule="auto"/>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t>刘海丹,吴砚锋.几种常用嵌入式操作系统的对比分析[J].移动通信,2012,36(S1):78-81.</w:t>
            </w:r>
          </w:p>
          <w:p>
            <w:pPr>
              <w:numPr>
                <w:ilvl w:val="0"/>
                <w:numId w:val="2"/>
              </w:numPr>
              <w:overflowPunct w:val="0"/>
              <w:adjustRightInd w:val="0"/>
              <w:snapToGrid w:val="0"/>
              <w:spacing w:line="360" w:lineRule="auto"/>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t>Waterman A,Lee Y,Patterson DA.The RISC-V Instruction Set Manual,Volume I:Base User-Level ISA.Vol.1.2011.</w:t>
            </w:r>
          </w:p>
          <w:p>
            <w:pPr>
              <w:numPr>
                <w:ilvl w:val="0"/>
                <w:numId w:val="2"/>
              </w:numPr>
              <w:overflowPunct w:val="0"/>
              <w:adjustRightInd w:val="0"/>
              <w:snapToGrid w:val="0"/>
              <w:spacing w:line="360" w:lineRule="auto"/>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t>刘畅,武延军,吴敬征等.RISC-V指令集架构研究综述[J].软件学报,2021,32(12):3992-4024.DOI:10.13328/j.cnki.jos.006490.</w:t>
            </w:r>
          </w:p>
          <w:p>
            <w:pPr>
              <w:numPr>
                <w:ilvl w:val="0"/>
                <w:numId w:val="2"/>
              </w:numPr>
              <w:overflowPunct w:val="0"/>
              <w:adjustRightInd w:val="0"/>
              <w:snapToGrid w:val="0"/>
              <w:spacing w:line="360" w:lineRule="auto"/>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t>Waterman A,Asanovic K.The RISC-V Instruction Set Manual,Volume I:Unprivileged ISA.Vol.1.Si Five Inc.,2021.</w:t>
            </w:r>
          </w:p>
          <w:p>
            <w:pPr>
              <w:numPr>
                <w:ilvl w:val="0"/>
                <w:numId w:val="2"/>
              </w:numPr>
              <w:overflowPunct w:val="0"/>
              <w:adjustRightInd w:val="0"/>
              <w:snapToGrid w:val="0"/>
              <w:spacing w:line="360" w:lineRule="auto"/>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t>Waterman A,Asanovic K,Hauser J.The RISC-V Instruction Set Manual,Volume II:Privileged Architecture.Si Five Inc.,2021.</w:t>
            </w:r>
          </w:p>
          <w:p>
            <w:pPr>
              <w:numPr>
                <w:ilvl w:val="0"/>
                <w:numId w:val="2"/>
              </w:numPr>
              <w:overflowPunct w:val="0"/>
              <w:adjustRightInd w:val="0"/>
              <w:snapToGrid w:val="0"/>
              <w:spacing w:line="360" w:lineRule="auto"/>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t>Arm®Architecture Reference Manual.Armv8,for A-profile architecture.ARM Developer.2021.http://developer.arm.com.jit.vpn358.com/documentation/ddi0487/latest</w:t>
            </w:r>
          </w:p>
          <w:p>
            <w:pPr>
              <w:numPr>
                <w:ilvl w:val="0"/>
                <w:numId w:val="2"/>
              </w:numPr>
              <w:overflowPunct w:val="0"/>
              <w:adjustRightInd w:val="0"/>
              <w:snapToGrid w:val="0"/>
              <w:spacing w:line="360" w:lineRule="auto"/>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t>Kernighan BW,Ritchie DM.The C Programming Language.Englewood Cliffs,NJ:Prentice Hall,1978.</w:t>
            </w:r>
          </w:p>
          <w:p>
            <w:pPr>
              <w:numPr>
                <w:ilvl w:val="0"/>
                <w:numId w:val="2"/>
              </w:numPr>
              <w:overflowPunct w:val="0"/>
              <w:adjustRightInd w:val="0"/>
              <w:snapToGrid w:val="0"/>
              <w:spacing w:line="360" w:lineRule="auto"/>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t>Thomas, G. A Proactive Approach to More Secure Code. Available online: https://msrc-blog.microsoft.com/2019/07/16/a-proactive-approach-to-more-secure-code (accessed on 22 September 2022).</w:t>
            </w:r>
          </w:p>
          <w:p>
            <w:pPr>
              <w:numPr>
                <w:ilvl w:val="0"/>
                <w:numId w:val="2"/>
              </w:numPr>
              <w:overflowPunct w:val="0"/>
              <w:adjustRightInd w:val="0"/>
              <w:snapToGrid w:val="0"/>
              <w:spacing w:line="360" w:lineRule="auto"/>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t>Walls, R.J.; Brown, N.F.; Le Baron, T.; Shue, C.A.; Okhravi, H.; Ward, B.C. Control-flow integrity for real-time embedded systems.In Proceedings of the 31st Euromicro Conference on Real-Time Systems (ECRTS 2019), Stuttgart, Germany, 9–12 July 2019.</w:t>
            </w:r>
          </w:p>
          <w:p>
            <w:pPr>
              <w:numPr>
                <w:ilvl w:val="0"/>
                <w:numId w:val="2"/>
              </w:numPr>
              <w:overflowPunct w:val="0"/>
              <w:adjustRightInd w:val="0"/>
              <w:snapToGrid w:val="0"/>
              <w:spacing w:line="360" w:lineRule="auto"/>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t>Klabnik S,Nichols C.The Rust Programming Language.2018.http://doc.rust-lang.org.jit.vpn358.com/book/</w:t>
            </w:r>
          </w:p>
          <w:p>
            <w:pPr>
              <w:numPr>
                <w:ilvl w:val="0"/>
                <w:numId w:val="2"/>
              </w:numPr>
              <w:overflowPunct w:val="0"/>
              <w:adjustRightInd w:val="0"/>
              <w:snapToGrid w:val="0"/>
              <w:spacing w:line="360" w:lineRule="auto"/>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t>Mozilla Welcomes the Rust Foundation. Available online: https://blog.mozilla.org/en/mozilla/mozilla-welcomes-the-rust-foundation (accessed on 22 September 2022).</w:t>
            </w:r>
          </w:p>
          <w:p>
            <w:pPr>
              <w:numPr>
                <w:ilvl w:val="0"/>
                <w:numId w:val="2"/>
              </w:numPr>
              <w:overflowPunct w:val="0"/>
              <w:adjustRightInd w:val="0"/>
              <w:snapToGrid w:val="0"/>
              <w:spacing w:line="360" w:lineRule="auto"/>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t>Balasubramanian, A.; Baranowski, M.S.; Burtsev, A.; Panda, A.; Rakamaric, Z.; Ryzhyk, L. System programming in rust: Beyondsafety. In Proceedings of the 16th Workshop on Hot Topics in Operating Systems, Whistler, BC, Canada, 7–10 May 2017;pp. 156–161.</w:t>
            </w:r>
          </w:p>
          <w:p>
            <w:pPr>
              <w:numPr>
                <w:ilvl w:val="0"/>
                <w:numId w:val="2"/>
              </w:numPr>
              <w:overflowPunct w:val="0"/>
              <w:adjustRightInd w:val="0"/>
              <w:snapToGrid w:val="0"/>
              <w:spacing w:line="360" w:lineRule="auto"/>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t>Culic, Ioana et al. “A Low-Latency Optimization of a Rust-Based Secure Operating System for Embedded Devices.” Sensors (Basel, Switzerland) 22 (2022): n. pag.</w:t>
            </w:r>
          </w:p>
          <w:p>
            <w:pPr>
              <w:numPr>
                <w:ilvl w:val="0"/>
                <w:numId w:val="2"/>
              </w:numPr>
              <w:overflowPunct w:val="0"/>
              <w:adjustRightInd w:val="0"/>
              <w:snapToGrid w:val="0"/>
              <w:spacing w:line="360" w:lineRule="auto"/>
            </w:pPr>
            <w:r>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t>陈欣，吴伟，陶秋铭，等.面向C4350AL处理器的GCC移植与优化[J].计算机系统应用，2015,24(9):171-175.</w:t>
            </w:r>
          </w:p>
        </w:tc>
      </w:tr>
    </w:tbl>
    <w:p>
      <w:pPr>
        <w:jc w:val="center"/>
        <w:rPr>
          <w:rFonts w:ascii="SimSun" w:hAnsi="SimSun" w:cs="SimSun"/>
          <w:b/>
          <w:bCs/>
          <w:sz w:val="36"/>
          <w:szCs w:val="36"/>
        </w:rPr>
      </w:pPr>
      <w:r>
        <w:rPr>
          <w:rFonts w:hint="eastAsia" w:ascii="SimSun" w:hAnsi="SimSun" w:cs="SimSun"/>
          <w:b/>
          <w:bCs/>
          <w:sz w:val="24"/>
        </w:rPr>
        <w:br w:type="page"/>
      </w:r>
      <w:r>
        <w:rPr>
          <w:rFonts w:hint="eastAsia" w:ascii="SimSun" w:hAnsi="SimSun" w:cs="SimSun"/>
          <w:b/>
          <w:bCs/>
          <w:sz w:val="36"/>
          <w:szCs w:val="36"/>
        </w:rPr>
        <w:t xml:space="preserve">毕 业 </w:t>
      </w:r>
      <w:r>
        <w:rPr>
          <w:rFonts w:ascii="SimSun" w:hAnsi="SimSun" w:cs="SimSun"/>
          <w:b/>
          <w:bCs/>
          <w:sz w:val="36"/>
          <w:szCs w:val="36"/>
        </w:rPr>
        <w:t>论 文（设计）</w:t>
      </w:r>
      <w:r>
        <w:rPr>
          <w:rFonts w:hint="eastAsia" w:ascii="SimSun" w:hAnsi="SimSun" w:cs="SimSun"/>
          <w:b/>
          <w:bCs/>
          <w:sz w:val="36"/>
          <w:szCs w:val="36"/>
        </w:rPr>
        <w:t xml:space="preserve"> 开 题 报 告 </w:t>
      </w:r>
    </w:p>
    <w:tbl>
      <w:tblPr>
        <w:tblStyle w:val="3"/>
        <w:tblW w:w="8819" w:type="dxa"/>
        <w:jc w:val="center"/>
        <w:tblLayout w:type="fixed"/>
        <w:tblCellMar>
          <w:top w:w="0" w:type="dxa"/>
          <w:left w:w="0" w:type="dxa"/>
          <w:bottom w:w="0" w:type="dxa"/>
          <w:right w:w="0" w:type="dxa"/>
        </w:tblCellMar>
      </w:tblPr>
      <w:tblGrid>
        <w:gridCol w:w="8819"/>
      </w:tblGrid>
      <w:tr>
        <w:tblPrEx>
          <w:tblCellMar>
            <w:top w:w="0" w:type="dxa"/>
            <w:left w:w="0" w:type="dxa"/>
            <w:bottom w:w="0" w:type="dxa"/>
            <w:right w:w="0" w:type="dxa"/>
          </w:tblCellMar>
        </w:tblPrEx>
        <w:trPr>
          <w:jc w:val="center"/>
        </w:trPr>
        <w:tc>
          <w:tcPr>
            <w:tcW w:w="8819" w:type="dxa"/>
            <w:tcBorders>
              <w:top w:val="single" w:color="000000" w:sz="6" w:space="0"/>
              <w:left w:val="single" w:color="000000" w:sz="6" w:space="0"/>
              <w:bottom w:val="single" w:color="auto" w:sz="6" w:space="0"/>
              <w:right w:val="single" w:color="000000" w:sz="6" w:space="0"/>
            </w:tcBorders>
          </w:tcPr>
          <w:p>
            <w:pPr>
              <w:pStyle w:val="6"/>
              <w:spacing w:before="156" w:beforeLines="50" w:line="360" w:lineRule="auto"/>
              <w:ind w:firstLineChars="0"/>
              <w:jc w:val="left"/>
              <w:rPr>
                <w:rFonts w:ascii="SimSun" w:hAnsi="SimSun" w:cs="SimSun"/>
                <w:szCs w:val="28"/>
              </w:rPr>
            </w:pPr>
            <w:r>
              <w:rPr>
                <w:rFonts w:hint="eastAsia" w:ascii="SimSun" w:hAnsi="SimSun" w:cs="SimSun"/>
                <w:szCs w:val="28"/>
              </w:rPr>
              <w:t>2．本课题要研究或解决的问题和拟采用的研究手段（途径）：</w:t>
            </w:r>
          </w:p>
        </w:tc>
      </w:tr>
      <w:tr>
        <w:tblPrEx>
          <w:tblCellMar>
            <w:top w:w="0" w:type="dxa"/>
            <w:left w:w="0" w:type="dxa"/>
            <w:bottom w:w="0" w:type="dxa"/>
            <w:right w:w="0" w:type="dxa"/>
          </w:tblCellMar>
        </w:tblPrEx>
        <w:trPr>
          <w:jc w:val="center"/>
        </w:trPr>
        <w:tc>
          <w:tcPr>
            <w:tcW w:w="8819" w:type="dxa"/>
            <w:tcBorders>
              <w:top w:val="single" w:color="000000" w:sz="6" w:space="0"/>
              <w:left w:val="single" w:color="000000" w:sz="6" w:space="0"/>
              <w:bottom w:val="single" w:color="000000" w:sz="6" w:space="0"/>
              <w:right w:val="single" w:color="000000" w:sz="6" w:space="0"/>
            </w:tcBorders>
          </w:tcPr>
          <w:p>
            <w:pPr>
              <w:spacing w:line="360" w:lineRule="auto"/>
              <w:jc w:val="left"/>
              <w:rPr>
                <w:rFonts w:ascii="SimSun" w:hAnsi="SimSun" w:cs="SimSun"/>
                <w:sz w:val="24"/>
              </w:rPr>
            </w:pPr>
            <w:r>
              <w:rPr>
                <w:rFonts w:hint="eastAsia" w:ascii="SimSun" w:hAnsi="SimSun" w:cs="SimSun"/>
                <w:sz w:val="24"/>
              </w:rPr>
              <w:t>一、本课题研究目标</w:t>
            </w:r>
          </w:p>
          <w:p>
            <w:pPr>
              <w:autoSpaceDE w:val="0"/>
              <w:autoSpaceDN w:val="0"/>
              <w:spacing w:before="71" w:line="360" w:lineRule="auto"/>
              <w:ind w:left="225" w:firstLine="468" w:firstLineChars="200"/>
              <w:jc w:val="left"/>
              <w:outlineLvl w:val="2"/>
              <w:rPr>
                <w:rFonts w:hint="eastAsia" w:ascii="SimSun" w:hAnsi="SimSun" w:eastAsia="SimSun" w:cs="SimSun"/>
                <w:spacing w:val="-3"/>
                <w:sz w:val="24"/>
                <w:lang w:val="en-US" w:eastAsia="zh-CN" w:bidi="zh-CN"/>
              </w:rPr>
            </w:pPr>
            <w:r>
              <w:rPr>
                <w:rFonts w:hint="eastAsia" w:ascii="SimSun" w:hAnsi="SimSun" w:eastAsia="SimSun" w:cs="SimSun"/>
                <w:spacing w:val="-3"/>
                <w:sz w:val="24"/>
                <w:lang w:val="en-US" w:eastAsia="zh-CN" w:bidi="zh-CN"/>
              </w:rPr>
              <w:t>本课题旨在在RISC-V平台上设计一个高效、可靠的嵌入式实时操作系统，以满足实时应用的需求。该操作系统应具备任务调度、中断处理、内存管理、设备驱动和通信等关键功能，同时考虑资源利用效率和响应性能。</w:t>
            </w:r>
          </w:p>
          <w:p>
            <w:pPr>
              <w:numPr>
                <w:ilvl w:val="0"/>
                <w:numId w:val="3"/>
              </w:numPr>
              <w:spacing w:line="360" w:lineRule="auto"/>
              <w:jc w:val="left"/>
              <w:rPr>
                <w:rFonts w:ascii="SimSun" w:hAnsi="SimSun" w:cs="SimSun"/>
                <w:sz w:val="24"/>
              </w:rPr>
            </w:pPr>
            <w:r>
              <w:rPr>
                <w:rFonts w:hint="eastAsia" w:ascii="SimSun" w:hAnsi="SimSun" w:cs="SimSun"/>
                <w:sz w:val="24"/>
              </w:rPr>
              <w:t>关键技术和难点</w:t>
            </w:r>
          </w:p>
          <w:p>
            <w:pPr>
              <w:numPr>
                <w:ilvl w:val="0"/>
                <w:numId w:val="4"/>
              </w:numPr>
              <w:autoSpaceDE w:val="0"/>
              <w:autoSpaceDN w:val="0"/>
              <w:spacing w:before="71" w:line="360" w:lineRule="auto"/>
              <w:ind w:left="225" w:firstLine="468" w:firstLineChars="200"/>
              <w:jc w:val="left"/>
              <w:outlineLvl w:val="2"/>
              <w:rPr>
                <w:rFonts w:hint="eastAsia" w:ascii="SimSun" w:hAnsi="SimSun" w:eastAsia="SimSun" w:cs="SimSun"/>
                <w:spacing w:val="-3"/>
                <w:sz w:val="24"/>
                <w:lang w:val="en-US" w:eastAsia="zh-CN" w:bidi="zh-CN"/>
              </w:rPr>
            </w:pPr>
            <w:r>
              <w:rPr>
                <w:rFonts w:hint="eastAsia" w:ascii="SimSun" w:hAnsi="SimSun" w:eastAsia="SimSun" w:cs="SimSun"/>
                <w:spacing w:val="-3"/>
                <w:sz w:val="24"/>
                <w:lang w:val="en-US" w:eastAsia="zh-CN" w:bidi="zh-CN"/>
              </w:rPr>
              <w:t>内存管理和保护机制：内存管理可以通过维护链表或其他数据结构来跟踪可用内存块的分配和释放。通过链表，可以有效地管理内存的分配和回收，确保内存的高效利用和避免内存泄漏。同时，利用虚拟内存技术，实现内存的隔离和保护。通过虚拟内存管理，可以限制进程之间的内存访问，防止越界访问和非法内存操作。此外，可以利用处理器提供的硬件级别的内存保护功能，来提高安全性和可靠性。</w:t>
            </w:r>
          </w:p>
          <w:p>
            <w:pPr>
              <w:numPr>
                <w:ilvl w:val="0"/>
                <w:numId w:val="4"/>
              </w:numPr>
              <w:autoSpaceDE w:val="0"/>
              <w:autoSpaceDN w:val="0"/>
              <w:spacing w:before="71" w:line="360" w:lineRule="auto"/>
              <w:ind w:left="225" w:firstLine="468" w:firstLineChars="200"/>
              <w:jc w:val="left"/>
              <w:outlineLvl w:val="2"/>
              <w:rPr>
                <w:rFonts w:hint="eastAsia" w:ascii="SimSun" w:hAnsi="SimSun" w:eastAsia="SimSun" w:cs="SimSun"/>
                <w:spacing w:val="-3"/>
                <w:sz w:val="24"/>
                <w:lang w:val="en-US" w:eastAsia="zh-CN" w:bidi="zh-CN"/>
              </w:rPr>
            </w:pPr>
            <w:r>
              <w:rPr>
                <w:rFonts w:hint="eastAsia" w:ascii="SimSun" w:hAnsi="SimSun" w:eastAsia="SimSun" w:cs="SimSun"/>
                <w:spacing w:val="-3"/>
                <w:sz w:val="24"/>
                <w:lang w:val="en-US" w:eastAsia="zh-CN" w:bidi="zh-CN"/>
              </w:rPr>
              <w:t>中断处理和硬件接口：中断处理可以通过操作系统在S模式下设置中断向量表，将不同类型的中断映射到相应的中断处理函数。当发生中断时，处理器会根据中断向量表中的映射关系，将中断请求定向到相应的处理函数进行处理。在硬件接口的开发中，首先需要了解目标开发板的硬件架构和相关接口信息。然后，根据硬件规格和需求，开发相应的驱动程序来与硬件进行交互。</w:t>
            </w:r>
          </w:p>
          <w:p>
            <w:pPr>
              <w:numPr>
                <w:ilvl w:val="0"/>
                <w:numId w:val="4"/>
              </w:numPr>
              <w:autoSpaceDE w:val="0"/>
              <w:autoSpaceDN w:val="0"/>
              <w:spacing w:before="71" w:line="360" w:lineRule="auto"/>
              <w:ind w:left="225" w:firstLine="468" w:firstLineChars="200"/>
              <w:jc w:val="left"/>
              <w:outlineLvl w:val="2"/>
              <w:rPr>
                <w:b/>
                <w:sz w:val="24"/>
              </w:rPr>
            </w:pPr>
            <w:r>
              <w:rPr>
                <w:rFonts w:hint="eastAsia" w:ascii="SimSun" w:hAnsi="SimSun" w:eastAsia="SimSun" w:cs="SimSun"/>
                <w:spacing w:val="-3"/>
                <w:sz w:val="24"/>
                <w:lang w:val="en-US" w:eastAsia="zh-CN" w:bidi="zh-CN"/>
              </w:rPr>
              <w:t>实时任务调度算法：设计高效的实时任务调度算法，考虑任务优先级、调度策略和上下文切换开销等因素，以提高实时性能。通过确定任务优先级、选择适当的调度策略和优化上下文切换，实现按时响应和满足时间约束。</w:t>
            </w:r>
          </w:p>
          <w:p>
            <w:pPr>
              <w:spacing w:line="360" w:lineRule="auto"/>
              <w:jc w:val="left"/>
              <w:rPr>
                <w:rFonts w:ascii="SimSun" w:hAnsi="SimSun" w:cs="SimSun"/>
                <w:sz w:val="24"/>
              </w:rPr>
            </w:pPr>
            <w:r>
              <w:rPr>
                <w:rFonts w:hint="eastAsia" w:ascii="SimSun" w:hAnsi="SimSun" w:cs="SimSun"/>
                <w:sz w:val="24"/>
              </w:rPr>
              <w:t>三、现有的研究基础</w:t>
            </w:r>
          </w:p>
          <w:p>
            <w:pPr>
              <w:autoSpaceDE w:val="0"/>
              <w:autoSpaceDN w:val="0"/>
              <w:spacing w:before="71" w:line="360" w:lineRule="auto"/>
              <w:ind w:left="225" w:firstLine="468" w:firstLineChars="200"/>
              <w:jc w:val="left"/>
              <w:outlineLvl w:val="2"/>
              <w:rPr>
                <w:rFonts w:hint="eastAsia" w:ascii="SimSun" w:hAnsi="SimSun" w:cs="SimSun"/>
                <w:spacing w:val="-3"/>
                <w:sz w:val="24"/>
                <w:lang w:val="en-US" w:eastAsia="zh-CN" w:bidi="zh-CN"/>
              </w:rPr>
            </w:pPr>
            <w:r>
              <w:rPr>
                <w:rFonts w:hint="eastAsia" w:ascii="SimSun" w:hAnsi="SimSun" w:eastAsia="SimSun" w:cs="SimSun"/>
                <w:spacing w:val="-3"/>
                <w:sz w:val="24"/>
                <w:lang w:val="en-US" w:eastAsia="zh-CN" w:bidi="zh-CN"/>
              </w:rPr>
              <w:t>1、</w:t>
            </w:r>
            <w:r>
              <w:rPr>
                <w:rFonts w:hint="eastAsia" w:ascii="SimSun" w:hAnsi="SimSun" w:cs="SimSun"/>
                <w:spacing w:val="-3"/>
                <w:sz w:val="24"/>
                <w:lang w:val="en-US" w:eastAsia="zh-CN" w:bidi="zh-CN"/>
              </w:rPr>
              <w:t>完成了</w:t>
            </w:r>
            <w:r>
              <w:rPr>
                <w:rFonts w:hint="eastAsia" w:ascii="SimSun" w:hAnsi="SimSun" w:eastAsia="SimSun" w:cs="SimSun"/>
                <w:spacing w:val="-3"/>
                <w:sz w:val="24"/>
                <w:lang w:val="en-US" w:eastAsia="zh-CN" w:bidi="zh-CN"/>
              </w:rPr>
              <w:t>RISC-V架构手册</w:t>
            </w:r>
            <w:r>
              <w:rPr>
                <w:rFonts w:hint="eastAsia" w:ascii="SimSun" w:hAnsi="SimSun" w:cs="SimSun"/>
                <w:spacing w:val="-3"/>
                <w:sz w:val="24"/>
                <w:lang w:val="en-US" w:eastAsia="zh-CN" w:bidi="zh-CN"/>
              </w:rPr>
              <w:t>《The RISC-V Instruction Set Manual》的学习和研究。</w:t>
            </w:r>
          </w:p>
          <w:p>
            <w:pPr>
              <w:autoSpaceDE w:val="0"/>
              <w:autoSpaceDN w:val="0"/>
              <w:spacing w:before="71" w:line="360" w:lineRule="auto"/>
              <w:ind w:left="225" w:firstLine="468" w:firstLineChars="200"/>
              <w:jc w:val="left"/>
              <w:outlineLvl w:val="2"/>
              <w:rPr>
                <w:rFonts w:hint="eastAsia" w:ascii="SimSun" w:hAnsi="SimSun" w:cs="SimSun"/>
                <w:spacing w:val="-3"/>
                <w:sz w:val="24"/>
                <w:lang w:val="en-US" w:eastAsia="zh-CN" w:bidi="zh-CN"/>
              </w:rPr>
            </w:pPr>
            <w:r>
              <w:rPr>
                <w:rFonts w:hint="eastAsia" w:ascii="SimSun" w:hAnsi="SimSun" w:cs="SimSun"/>
                <w:spacing w:val="-3"/>
                <w:sz w:val="24"/>
                <w:lang w:val="en-US" w:eastAsia="zh-CN" w:bidi="zh-CN"/>
              </w:rPr>
              <w:t>2、完成了开发板的手册《D1-H User Manual》的学习和研究。</w:t>
            </w:r>
          </w:p>
          <w:p>
            <w:pPr>
              <w:autoSpaceDE w:val="0"/>
              <w:autoSpaceDN w:val="0"/>
              <w:spacing w:before="71" w:line="360" w:lineRule="auto"/>
              <w:ind w:left="225" w:firstLine="468" w:firstLineChars="200"/>
              <w:jc w:val="left"/>
              <w:outlineLvl w:val="2"/>
              <w:rPr>
                <w:rFonts w:hint="eastAsia" w:ascii="SimSun" w:hAnsi="SimSun" w:cs="SimSun"/>
                <w:spacing w:val="-3"/>
                <w:sz w:val="24"/>
                <w:lang w:val="en-US" w:eastAsia="zh-CN" w:bidi="zh-CN"/>
              </w:rPr>
            </w:pPr>
            <w:r>
              <w:rPr>
                <w:rFonts w:hint="eastAsia" w:ascii="SimSun" w:hAnsi="SimSun" w:cs="SimSun"/>
                <w:spacing w:val="-3"/>
                <w:sz w:val="24"/>
                <w:lang w:val="en-US" w:eastAsia="zh-CN" w:bidi="zh-CN"/>
              </w:rPr>
              <w:t>3、完成了开发板所采用的Soc的相关手册《Xuantie_C906_R1S0_User_Manual》的学习和研究。</w:t>
            </w:r>
          </w:p>
          <w:p>
            <w:pPr>
              <w:autoSpaceDE w:val="0"/>
              <w:autoSpaceDN w:val="0"/>
              <w:spacing w:before="71" w:line="360" w:lineRule="auto"/>
              <w:ind w:left="225" w:firstLine="468" w:firstLineChars="200"/>
              <w:jc w:val="left"/>
              <w:outlineLvl w:val="2"/>
              <w:rPr>
                <w:rFonts w:hint="eastAsia" w:ascii="SimSun" w:hAnsi="SimSun" w:cs="SimSun"/>
                <w:spacing w:val="-3"/>
                <w:sz w:val="24"/>
                <w:lang w:val="en-US" w:eastAsia="zh-CN" w:bidi="zh-CN"/>
              </w:rPr>
            </w:pPr>
            <w:r>
              <w:rPr>
                <w:rFonts w:hint="eastAsia" w:ascii="SimSun" w:hAnsi="SimSun" w:cs="SimSun"/>
                <w:spacing w:val="-3"/>
                <w:sz w:val="24"/>
                <w:lang w:val="en-US" w:eastAsia="zh-CN" w:bidi="zh-CN"/>
              </w:rPr>
              <w:t>4、深入研究xv6操作系统的源码与运行机制。xv6是一个操作系统的实现，它基于Unix第六版（Version 6 Unix）并用于教学和研究目的。由麻省理工学院（MIT）开发，xv6为学生和研究人员提供了一个权威且可靠的平台，用于深入理解操作系统的内部工作原理和核心概念。</w:t>
            </w:r>
          </w:p>
          <w:p>
            <w:pPr>
              <w:autoSpaceDE w:val="0"/>
              <w:autoSpaceDN w:val="0"/>
              <w:spacing w:before="71" w:line="360" w:lineRule="auto"/>
              <w:ind w:left="225" w:firstLine="468" w:firstLineChars="200"/>
              <w:jc w:val="left"/>
              <w:outlineLvl w:val="2"/>
              <w:rPr>
                <w:rFonts w:hint="eastAsia" w:ascii="SimSun" w:hAnsi="SimSun" w:cs="SimSun"/>
                <w:spacing w:val="-3"/>
                <w:sz w:val="24"/>
                <w:lang w:val="en-US" w:eastAsia="zh-CN" w:bidi="zh-CN"/>
              </w:rPr>
            </w:pPr>
            <w:r>
              <w:rPr>
                <w:rFonts w:hint="eastAsia" w:ascii="SimSun" w:hAnsi="SimSun" w:cs="SimSun"/>
                <w:spacing w:val="-3"/>
                <w:sz w:val="24"/>
                <w:lang w:val="en-US" w:eastAsia="zh-CN" w:bidi="zh-CN"/>
              </w:rPr>
              <w:t>作为Unix第六版的简化版本，xv6保留了Unix操作系统的经典特性和设计原则，并且经过精心设计和实现，以确保其权威性和可靠性。它的开发由经验丰富的计算机科学家和工程师进行，并得到了全球操作系统研究社区的认可和支持。</w:t>
            </w:r>
          </w:p>
          <w:p>
            <w:pPr>
              <w:autoSpaceDE w:val="0"/>
              <w:autoSpaceDN w:val="0"/>
              <w:spacing w:before="71" w:line="360" w:lineRule="auto"/>
              <w:ind w:left="225" w:firstLine="468" w:firstLineChars="200"/>
              <w:jc w:val="left"/>
              <w:outlineLvl w:val="2"/>
              <w:rPr>
                <w:rFonts w:hint="eastAsia" w:ascii="SimSun" w:hAnsi="SimSun" w:cs="SimSun"/>
                <w:spacing w:val="-3"/>
                <w:sz w:val="24"/>
                <w:lang w:val="en-US" w:eastAsia="zh-CN" w:bidi="zh-CN"/>
              </w:rPr>
            </w:pPr>
            <w:r>
              <w:rPr>
                <w:rFonts w:hint="eastAsia" w:ascii="SimSun" w:hAnsi="SimSun" w:cs="SimSun"/>
                <w:spacing w:val="-3"/>
                <w:sz w:val="24"/>
                <w:lang w:val="en-US" w:eastAsia="zh-CN" w:bidi="zh-CN"/>
              </w:rPr>
              <w:t>xv6的代码和文档都经过仔细编写和注释，以确保其易于理解和学习。它提供了清晰的代码结构和模块化设计，使学生和研究人员能够深入研究和修改操作系统的各个组件。通过使用xv6，学生可以通过实际的代码实现和实验来加深对操作系统的理解，并且可以进行自己的研究和创新。</w:t>
            </w:r>
          </w:p>
          <w:p>
            <w:pPr>
              <w:autoSpaceDE w:val="0"/>
              <w:autoSpaceDN w:val="0"/>
              <w:spacing w:before="71" w:line="360" w:lineRule="auto"/>
              <w:ind w:left="225" w:firstLine="468" w:firstLineChars="200"/>
              <w:jc w:val="left"/>
              <w:outlineLvl w:val="2"/>
              <w:rPr>
                <w:rFonts w:hint="eastAsia" w:ascii="SimSun" w:hAnsi="SimSun" w:cs="SimSun"/>
                <w:spacing w:val="-3"/>
                <w:sz w:val="24"/>
                <w:lang w:val="en-US" w:eastAsia="zh-CN" w:bidi="zh-CN"/>
              </w:rPr>
            </w:pPr>
            <w:r>
              <w:rPr>
                <w:rFonts w:hint="eastAsia" w:ascii="SimSun" w:hAnsi="SimSun" w:cs="SimSun"/>
                <w:spacing w:val="-3"/>
                <w:sz w:val="24"/>
                <w:lang w:val="en-US" w:eastAsia="zh-CN" w:bidi="zh-CN"/>
              </w:rPr>
              <w:t>xv6的权威性不仅体现在其代码和文档的质量上，还体现在其广泛的应用和使用上。许多知名的大学和研究机构都使用xv6作为操作系统课程的教学工具，以及操作系统研究的实验平台。它被认为是一个可靠的操作系统实现，可以作为学习和研究操作系统的基础。</w:t>
            </w:r>
          </w:p>
          <w:p>
            <w:pPr>
              <w:autoSpaceDE w:val="0"/>
              <w:autoSpaceDN w:val="0"/>
              <w:spacing w:before="71" w:line="360" w:lineRule="auto"/>
              <w:ind w:left="225" w:firstLine="468" w:firstLineChars="200"/>
              <w:jc w:val="left"/>
              <w:outlineLvl w:val="2"/>
              <w:rPr>
                <w:rFonts w:hint="eastAsia" w:ascii="SimSun" w:hAnsi="SimSun" w:cs="SimSun"/>
                <w:spacing w:val="-3"/>
                <w:sz w:val="24"/>
                <w:lang w:val="en-US" w:eastAsia="zh-CN" w:bidi="zh-CN"/>
              </w:rPr>
            </w:pPr>
            <w:r>
              <w:rPr>
                <w:rFonts w:hint="eastAsia" w:ascii="SimSun" w:hAnsi="SimSun" w:cs="SimSun"/>
                <w:spacing w:val="-3"/>
                <w:sz w:val="24"/>
                <w:lang w:val="en-US" w:eastAsia="zh-CN" w:bidi="zh-CN"/>
              </w:rPr>
              <w:t>5、具有国产嵌入式实时操作系统最小系统开发经验。</w:t>
            </w:r>
          </w:p>
          <w:p>
            <w:pPr>
              <w:spacing w:line="360" w:lineRule="auto"/>
              <w:jc w:val="left"/>
              <w:rPr>
                <w:rFonts w:ascii="SimSun" w:hAnsi="SimSun" w:cs="SimSun"/>
                <w:sz w:val="24"/>
              </w:rPr>
            </w:pPr>
            <w:r>
              <w:rPr>
                <w:rFonts w:hint="eastAsia" w:ascii="SimSun" w:hAnsi="SimSun" w:cs="SimSun"/>
                <w:sz w:val="24"/>
              </w:rPr>
              <w:t>四、实施方案</w:t>
            </w:r>
          </w:p>
          <w:p>
            <w:pPr>
              <w:pStyle w:val="17"/>
              <w:spacing w:line="360" w:lineRule="auto"/>
              <w:ind w:firstLine="468" w:firstLineChars="200"/>
              <w:rPr>
                <w:rFonts w:hint="eastAsia" w:hAnsi="SimSun" w:cs="SimSun"/>
                <w:spacing w:val="-3"/>
                <w:kern w:val="2"/>
                <w:sz w:val="24"/>
                <w:szCs w:val="24"/>
                <w:lang w:val="en-US" w:eastAsia="zh-CN" w:bidi="zh-CN"/>
              </w:rPr>
            </w:pPr>
            <w:r>
              <w:rPr>
                <w:rFonts w:hint="eastAsia" w:ascii="SimSun" w:hAnsi="SimSun" w:eastAsia="SimSun" w:cs="SimSun"/>
                <w:spacing w:val="-3"/>
                <w:kern w:val="2"/>
                <w:sz w:val="24"/>
                <w:szCs w:val="24"/>
                <w:lang w:val="en-US" w:eastAsia="zh-CN" w:bidi="zh-CN"/>
              </w:rPr>
              <w:t>本课题中</w:t>
            </w:r>
            <w:r>
              <w:rPr>
                <w:rFonts w:hint="eastAsia" w:hAnsi="SimSun" w:cs="SimSun"/>
                <w:spacing w:val="-3"/>
                <w:kern w:val="2"/>
                <w:sz w:val="24"/>
                <w:szCs w:val="24"/>
                <w:lang w:val="en-US" w:eastAsia="zh-CN" w:bidi="zh-CN"/>
              </w:rPr>
              <w:t>嵌入式实时操作系统的设计大致可以分为以下三部分：</w:t>
            </w:r>
          </w:p>
          <w:p>
            <w:pPr>
              <w:pStyle w:val="17"/>
              <w:numPr>
                <w:ilvl w:val="0"/>
                <w:numId w:val="5"/>
              </w:numPr>
              <w:spacing w:line="360" w:lineRule="auto"/>
              <w:ind w:firstLine="468" w:firstLineChars="200"/>
              <w:rPr>
                <w:rFonts w:hint="eastAsia" w:hAnsi="SimSun" w:cs="SimSun"/>
                <w:spacing w:val="-3"/>
                <w:kern w:val="2"/>
                <w:sz w:val="24"/>
                <w:szCs w:val="24"/>
                <w:lang w:val="en-US" w:eastAsia="zh-CN" w:bidi="zh-CN"/>
              </w:rPr>
            </w:pPr>
            <w:r>
              <w:rPr>
                <w:rFonts w:hint="eastAsia" w:hAnsi="SimSun" w:cs="SimSun"/>
                <w:spacing w:val="-3"/>
                <w:kern w:val="2"/>
                <w:sz w:val="24"/>
                <w:szCs w:val="24"/>
                <w:lang w:val="en-US" w:eastAsia="zh-CN" w:bidi="zh-CN"/>
              </w:rPr>
              <w:t>底层硬件的驱动设计</w:t>
            </w:r>
          </w:p>
          <w:p>
            <w:pPr>
              <w:pStyle w:val="17"/>
              <w:numPr>
                <w:ilvl w:val="0"/>
                <w:numId w:val="5"/>
              </w:numPr>
              <w:spacing w:line="360" w:lineRule="auto"/>
              <w:ind w:firstLine="468" w:firstLineChars="200"/>
              <w:rPr>
                <w:rFonts w:hint="default" w:hAnsi="SimSun" w:cs="SimSun"/>
                <w:spacing w:val="-3"/>
                <w:kern w:val="2"/>
                <w:sz w:val="24"/>
                <w:szCs w:val="24"/>
                <w:lang w:val="en-US" w:eastAsia="zh-CN" w:bidi="zh-CN"/>
              </w:rPr>
            </w:pPr>
            <w:r>
              <w:rPr>
                <w:rFonts w:hint="eastAsia" w:hAnsi="SimSun" w:cs="SimSun"/>
                <w:spacing w:val="-3"/>
                <w:kern w:val="2"/>
                <w:sz w:val="24"/>
                <w:szCs w:val="24"/>
                <w:lang w:val="en-US" w:eastAsia="zh-CN" w:bidi="zh-CN"/>
              </w:rPr>
              <w:t>内核的设计</w:t>
            </w:r>
          </w:p>
          <w:p>
            <w:pPr>
              <w:pStyle w:val="17"/>
              <w:numPr>
                <w:ilvl w:val="0"/>
                <w:numId w:val="5"/>
              </w:numPr>
              <w:spacing w:line="360" w:lineRule="auto"/>
              <w:ind w:firstLine="468" w:firstLineChars="200"/>
              <w:rPr>
                <w:rFonts w:hint="default" w:hAnsi="SimSun" w:cs="SimSun"/>
                <w:spacing w:val="-3"/>
                <w:kern w:val="2"/>
                <w:sz w:val="24"/>
                <w:szCs w:val="24"/>
                <w:lang w:val="en-US" w:eastAsia="zh-CN" w:bidi="zh-CN"/>
              </w:rPr>
            </w:pPr>
            <w:r>
              <w:rPr>
                <w:rFonts w:hint="eastAsia" w:hAnsi="SimSun" w:cs="SimSun"/>
                <w:spacing w:val="-3"/>
                <w:kern w:val="2"/>
                <w:sz w:val="24"/>
                <w:szCs w:val="24"/>
                <w:lang w:val="en-US" w:eastAsia="zh-CN" w:bidi="zh-CN"/>
              </w:rPr>
              <w:t>系统调用设计</w:t>
            </w:r>
          </w:p>
          <w:p>
            <w:pPr>
              <w:pStyle w:val="17"/>
              <w:numPr>
                <w:ilvl w:val="0"/>
                <w:numId w:val="0"/>
              </w:numPr>
              <w:spacing w:line="360" w:lineRule="auto"/>
              <w:ind w:firstLine="456"/>
              <w:rPr>
                <w:rFonts w:hint="eastAsia" w:hAnsi="SimSun" w:cs="SimSun"/>
                <w:spacing w:val="-3"/>
                <w:kern w:val="2"/>
                <w:sz w:val="24"/>
                <w:szCs w:val="24"/>
                <w:lang w:val="en-US" w:eastAsia="zh-CN" w:bidi="zh-CN"/>
              </w:rPr>
            </w:pPr>
            <w:r>
              <w:rPr>
                <w:rFonts w:hint="eastAsia" w:hAnsi="SimSun" w:cs="SimSun"/>
                <w:spacing w:val="-3"/>
                <w:kern w:val="2"/>
                <w:sz w:val="24"/>
                <w:szCs w:val="24"/>
                <w:lang w:val="en-US" w:eastAsia="zh-CN" w:bidi="zh-CN"/>
              </w:rPr>
              <w:t>其具体结构关系如下图所示：</w:t>
            </w:r>
          </w:p>
          <w:p>
            <w:pPr>
              <w:pStyle w:val="17"/>
              <w:numPr>
                <w:ilvl w:val="0"/>
                <w:numId w:val="0"/>
              </w:numPr>
              <w:spacing w:line="360" w:lineRule="auto"/>
              <w:ind w:firstLine="456"/>
              <w:jc w:val="center"/>
              <w:rPr>
                <w:rFonts w:hint="default" w:hAnsi="SimSun" w:cs="SimSun"/>
                <w:spacing w:val="-3"/>
                <w:kern w:val="2"/>
                <w:sz w:val="24"/>
                <w:szCs w:val="24"/>
                <w:lang w:val="en-US" w:eastAsia="zh-CN" w:bidi="zh-CN"/>
              </w:rPr>
            </w:pPr>
            <w:ins w:id="0" w:author="climatex" w:date="2023-12-26T20:36:51Z">
              <w:r>
                <w:rPr>
                  <w:rFonts w:hint="default" w:hAnsi="SimSun" w:cs="SimSun"/>
                  <w:spacing w:val="-3"/>
                  <w:kern w:val="2"/>
                  <w:sz w:val="24"/>
                  <w:szCs w:val="24"/>
                  <w:lang w:val="en-US" w:eastAsia="zh-CN" w:bidi="zh-CN"/>
                </w:rPr>
                <w:drawing>
                  <wp:inline distT="0" distB="0" distL="114300" distR="114300">
                    <wp:extent cx="3439160" cy="3763645"/>
                    <wp:effectExtent l="0" t="0" r="0" b="0"/>
                    <wp:docPr id="33" name="Picture 33" descr="未命名文件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未命名文件 (20)"/>
                            <pic:cNvPicPr>
                              <a:picLocks noChangeAspect="1"/>
                            </pic:cNvPicPr>
                          </pic:nvPicPr>
                          <pic:blipFill>
                            <a:blip r:embed="rId7"/>
                            <a:stretch>
                              <a:fillRect/>
                            </a:stretch>
                          </pic:blipFill>
                          <pic:spPr>
                            <a:xfrm>
                              <a:off x="0" y="0"/>
                              <a:ext cx="3439160" cy="3763645"/>
                            </a:xfrm>
                            <a:prstGeom prst="rect">
                              <a:avLst/>
                            </a:prstGeom>
                          </pic:spPr>
                        </pic:pic>
                      </a:graphicData>
                    </a:graphic>
                  </wp:inline>
                </w:drawing>
              </w:r>
            </w:ins>
          </w:p>
          <w:p>
            <w:pPr>
              <w:pStyle w:val="8"/>
              <w:jc w:val="center"/>
            </w:pPr>
            <w:r>
              <w:rPr>
                <w:rFonts w:hint="eastAsia"/>
              </w:rPr>
              <w:t xml:space="preserve">图 </w:t>
            </w:r>
            <w:r>
              <w:rPr>
                <w:rFonts w:hint="eastAsia"/>
                <w:lang w:val="en-US" w:eastAsia="zh-CN"/>
              </w:rPr>
              <w:t>1</w:t>
            </w:r>
            <w:r>
              <w:t xml:space="preserve"> </w:t>
            </w:r>
            <w:r>
              <w:rPr>
                <w:rFonts w:hint="eastAsia"/>
              </w:rPr>
              <w:t>系统架构图</w:t>
            </w:r>
          </w:p>
          <w:p>
            <w:pPr>
              <w:pStyle w:val="17"/>
              <w:numPr>
                <w:ilvl w:val="0"/>
                <w:numId w:val="6"/>
              </w:numPr>
              <w:spacing w:line="360" w:lineRule="auto"/>
              <w:ind w:firstLine="456"/>
              <w:jc w:val="both"/>
              <w:rPr>
                <w:rFonts w:hint="eastAsia" w:hAnsi="SimSun" w:cs="SimSun"/>
                <w:spacing w:val="-3"/>
                <w:kern w:val="2"/>
                <w:sz w:val="24"/>
                <w:szCs w:val="24"/>
                <w:lang w:val="en-US" w:eastAsia="zh-CN" w:bidi="zh-CN"/>
              </w:rPr>
            </w:pPr>
            <w:r>
              <w:rPr>
                <w:rFonts w:hint="eastAsia" w:hAnsi="SimSun" w:cs="SimSun"/>
                <w:spacing w:val="-3"/>
                <w:kern w:val="2"/>
                <w:sz w:val="24"/>
                <w:szCs w:val="24"/>
                <w:lang w:val="en-US" w:eastAsia="zh-CN" w:bidi="zh-CN"/>
              </w:rPr>
              <w:t>硬件驱动的设计</w:t>
            </w:r>
          </w:p>
          <w:p>
            <w:pPr>
              <w:pStyle w:val="17"/>
              <w:numPr>
                <w:ilvl w:val="0"/>
                <w:numId w:val="0"/>
              </w:numPr>
              <w:spacing w:line="360" w:lineRule="auto"/>
              <w:ind w:firstLine="468" w:firstLineChars="200"/>
              <w:jc w:val="both"/>
              <w:rPr>
                <w:rFonts w:hint="eastAsia" w:ascii="SimSun" w:hAnsi="SimSun" w:eastAsia="SimSun" w:cs="SimSun"/>
                <w:spacing w:val="-3"/>
                <w:kern w:val="2"/>
                <w:sz w:val="24"/>
                <w:szCs w:val="24"/>
                <w:lang w:val="en-US" w:eastAsia="zh-CN" w:bidi="zh-CN"/>
              </w:rPr>
            </w:pPr>
            <w:r>
              <w:rPr>
                <w:rFonts w:hint="eastAsia" w:ascii="SimSun" w:hAnsi="SimSun" w:eastAsia="SimSun" w:cs="SimSun"/>
                <w:spacing w:val="-3"/>
                <w:kern w:val="2"/>
                <w:sz w:val="24"/>
                <w:szCs w:val="24"/>
                <w:lang w:val="en-US" w:eastAsia="zh-CN" w:bidi="zh-CN"/>
              </w:rPr>
              <w:t>硬件驱动设计主要</w:t>
            </w:r>
            <w:r>
              <w:rPr>
                <w:rFonts w:hint="eastAsia" w:hAnsi="SimSun" w:cs="SimSun"/>
                <w:spacing w:val="-3"/>
                <w:kern w:val="2"/>
                <w:sz w:val="24"/>
                <w:szCs w:val="24"/>
                <w:lang w:val="en-US" w:eastAsia="zh-CN" w:bidi="zh-CN"/>
              </w:rPr>
              <w:t>讲述</w:t>
            </w:r>
            <w:r>
              <w:rPr>
                <w:rFonts w:hint="eastAsia" w:ascii="SimSun" w:hAnsi="SimSun" w:eastAsia="SimSun" w:cs="SimSun"/>
                <w:spacing w:val="-3"/>
                <w:kern w:val="2"/>
                <w:sz w:val="24"/>
                <w:szCs w:val="24"/>
                <w:lang w:val="en-US" w:eastAsia="zh-CN" w:bidi="zh-CN"/>
              </w:rPr>
              <w:t>以下</w:t>
            </w:r>
            <w:r>
              <w:rPr>
                <w:rFonts w:hint="eastAsia" w:hAnsi="SimSun" w:cs="SimSun"/>
                <w:spacing w:val="-3"/>
                <w:kern w:val="2"/>
                <w:sz w:val="24"/>
                <w:szCs w:val="24"/>
                <w:lang w:val="en-US" w:eastAsia="zh-CN" w:bidi="zh-CN"/>
              </w:rPr>
              <w:t>两</w:t>
            </w:r>
            <w:r>
              <w:rPr>
                <w:rFonts w:hint="eastAsia" w:ascii="SimSun" w:hAnsi="SimSun" w:eastAsia="SimSun" w:cs="SimSun"/>
                <w:spacing w:val="-3"/>
                <w:kern w:val="2"/>
                <w:sz w:val="24"/>
                <w:szCs w:val="24"/>
                <w:lang w:val="en-US" w:eastAsia="zh-CN" w:bidi="zh-CN"/>
              </w:rPr>
              <w:t>个核心硬件的驱动部分实现：</w:t>
            </w:r>
          </w:p>
          <w:p>
            <w:pPr>
              <w:pStyle w:val="17"/>
              <w:numPr>
                <w:ilvl w:val="0"/>
                <w:numId w:val="7"/>
              </w:numPr>
              <w:spacing w:line="360" w:lineRule="auto"/>
              <w:ind w:left="456" w:leftChars="0" w:firstLine="0" w:firstLineChars="0"/>
              <w:jc w:val="both"/>
              <w:rPr>
                <w:rFonts w:hint="eastAsia" w:hAnsi="SimSun" w:cs="SimSun"/>
                <w:spacing w:val="-3"/>
                <w:kern w:val="2"/>
                <w:sz w:val="24"/>
                <w:szCs w:val="24"/>
                <w:lang w:val="en-US" w:eastAsia="zh-CN" w:bidi="zh-CN"/>
              </w:rPr>
            </w:pPr>
            <w:r>
              <w:rPr>
                <w:rFonts w:hint="eastAsia" w:hAnsi="SimSun" w:cs="SimSun"/>
                <w:spacing w:val="-3"/>
                <w:kern w:val="2"/>
                <w:sz w:val="24"/>
                <w:szCs w:val="24"/>
                <w:lang w:val="en-US" w:eastAsia="zh-CN" w:bidi="zh-CN"/>
              </w:rPr>
              <w:t>UART驱动的实现</w:t>
            </w:r>
          </w:p>
          <w:p>
            <w:pPr>
              <w:pStyle w:val="17"/>
              <w:numPr>
                <w:ilvl w:val="0"/>
                <w:numId w:val="7"/>
              </w:numPr>
              <w:spacing w:line="360" w:lineRule="auto"/>
              <w:ind w:left="456" w:leftChars="0" w:firstLine="0" w:firstLineChars="0"/>
              <w:jc w:val="both"/>
              <w:rPr>
                <w:rFonts w:hint="default" w:hAnsi="SimSun" w:cs="SimSun"/>
                <w:spacing w:val="-3"/>
                <w:kern w:val="2"/>
                <w:sz w:val="24"/>
                <w:szCs w:val="24"/>
                <w:lang w:val="en-US" w:eastAsia="zh-CN" w:bidi="zh-CN"/>
              </w:rPr>
            </w:pPr>
            <w:r>
              <w:rPr>
                <w:rFonts w:hint="eastAsia" w:hAnsi="SimSun" w:cs="SimSun"/>
                <w:spacing w:val="-3"/>
                <w:kern w:val="2"/>
                <w:sz w:val="24"/>
                <w:szCs w:val="24"/>
                <w:lang w:val="en-US" w:eastAsia="zh-CN" w:bidi="zh-CN"/>
              </w:rPr>
              <w:t>Timer定时器驱动的实现</w:t>
            </w:r>
          </w:p>
          <w:p>
            <w:pPr>
              <w:pStyle w:val="17"/>
              <w:spacing w:line="360" w:lineRule="auto"/>
              <w:ind w:firstLine="468" w:firstLineChars="200"/>
              <w:rPr>
                <w:rFonts w:hint="eastAsia" w:ascii="SimSun" w:hAnsi="SimSun" w:eastAsia="SimSun" w:cs="SimSun"/>
                <w:spacing w:val="-3"/>
                <w:kern w:val="2"/>
                <w:sz w:val="24"/>
                <w:szCs w:val="24"/>
                <w:lang w:val="en-US" w:eastAsia="zh-CN" w:bidi="zh-CN"/>
              </w:rPr>
            </w:pPr>
            <w:r>
              <w:rPr>
                <w:rFonts w:hint="eastAsia" w:ascii="SimSun" w:hAnsi="SimSun" w:eastAsia="SimSun" w:cs="SimSun"/>
                <w:spacing w:val="-3"/>
                <w:kern w:val="2"/>
                <w:sz w:val="24"/>
                <w:szCs w:val="24"/>
                <w:lang w:val="en-US" w:eastAsia="zh-CN" w:bidi="zh-CN"/>
              </w:rPr>
              <w:t>UART驱动的实现主要包含发送消息和接收消息的功能实现。其中，实现发送消息的功能，首先需要检查LSR寄存器中的第5位THRE（Transmitter Holding Register Empty）是否为1。如果为1，表示THR（Transmitter Holding Register）寄存器为空，此时可以将32位的数据写入THR中，实现数据的发送功能。</w:t>
            </w:r>
          </w:p>
          <w:p>
            <w:pPr>
              <w:pStyle w:val="17"/>
              <w:spacing w:line="360" w:lineRule="auto"/>
              <w:ind w:firstLine="468" w:firstLineChars="200"/>
              <w:rPr>
                <w:rFonts w:hint="eastAsia" w:ascii="SimSun" w:hAnsi="SimSun" w:eastAsia="SimSun" w:cs="SimSun"/>
                <w:spacing w:val="-3"/>
                <w:kern w:val="2"/>
                <w:sz w:val="24"/>
                <w:szCs w:val="24"/>
                <w:lang w:val="en-US" w:eastAsia="zh-CN" w:bidi="zh-CN"/>
              </w:rPr>
            </w:pPr>
            <w:r>
              <w:rPr>
                <w:rFonts w:hint="eastAsia" w:ascii="SimSun" w:hAnsi="SimSun" w:eastAsia="SimSun" w:cs="SimSun"/>
                <w:spacing w:val="-3"/>
                <w:kern w:val="2"/>
                <w:sz w:val="24"/>
                <w:szCs w:val="24"/>
                <w:lang w:val="en-US" w:eastAsia="zh-CN" w:bidi="zh-CN"/>
              </w:rPr>
              <w:t>而实现接收消息的功能，则需要先通过设置IER寄存器（Interrupt Enable Register）来开启UART的中断功能。这样当有可读数据时，系统会触发一个中断。在中断处理函数中，可以通过读取LSR寄存器中的第0位DR（Data Ready）来判断数据是否已经就绪。如果DR为1，则说明数据已经就绪，此时可以直接读取RBR寄存器（Receiver Buffer Register）来获取一个32位的数据消息。</w:t>
            </w:r>
          </w:p>
          <w:p>
            <w:pPr>
              <w:pStyle w:val="17"/>
              <w:spacing w:line="360" w:lineRule="auto"/>
              <w:ind w:firstLine="468" w:firstLineChars="200"/>
              <w:rPr>
                <w:rFonts w:hint="eastAsia" w:ascii="SimSun" w:hAnsi="SimSun" w:eastAsia="SimSun" w:cs="SimSun"/>
                <w:spacing w:val="-3"/>
                <w:kern w:val="2"/>
                <w:sz w:val="24"/>
                <w:szCs w:val="24"/>
                <w:lang w:val="en-US" w:eastAsia="zh-CN" w:bidi="zh-CN"/>
              </w:rPr>
            </w:pPr>
            <w:r>
              <w:rPr>
                <w:rFonts w:hint="eastAsia" w:ascii="SimSun" w:hAnsi="SimSun" w:eastAsia="SimSun" w:cs="SimSun"/>
                <w:spacing w:val="-3"/>
                <w:kern w:val="2"/>
                <w:sz w:val="24"/>
                <w:szCs w:val="24"/>
                <w:lang w:val="en-US" w:eastAsia="zh-CN" w:bidi="zh-CN"/>
              </w:rPr>
              <w:t>通过以上步骤，实现了UART驱动的发送消息和接收消息的功能。发送消息时，判断THR寄存器是否为空，然后写入数据；接收消息时，开启中断功能并在中断处理函数中判断数据是否就绪，然后读取RBR寄存器获取数据。这样就能完成UART通信的发送和接收操作。</w:t>
            </w:r>
          </w:p>
          <w:p>
            <w:pPr>
              <w:pStyle w:val="17"/>
              <w:spacing w:line="360" w:lineRule="auto"/>
              <w:ind w:firstLine="468" w:firstLineChars="200"/>
              <w:jc w:val="center"/>
              <w:rPr>
                <w:rFonts w:hint="eastAsia" w:ascii="SimSun" w:hAnsi="SimSun" w:eastAsia="SimSun" w:cs="SimSun"/>
                <w:spacing w:val="-3"/>
                <w:kern w:val="2"/>
                <w:sz w:val="24"/>
                <w:szCs w:val="24"/>
                <w:lang w:val="en-US" w:eastAsia="zh-CN" w:bidi="zh-CN"/>
              </w:rPr>
            </w:pPr>
            <w:ins w:id="2" w:author="climatex" w:date="2023-12-26T20:28:19Z">
              <w:r>
                <w:rPr>
                  <w:rFonts w:hint="eastAsia" w:ascii="SimSun" w:hAnsi="SimSun" w:eastAsia="SimSun" w:cs="SimSun"/>
                  <w:spacing w:val="-3"/>
                  <w:kern w:val="2"/>
                  <w:sz w:val="24"/>
                  <w:szCs w:val="24"/>
                  <w:lang w:val="en-US" w:eastAsia="zh-CN" w:bidi="zh-CN"/>
                </w:rPr>
                <w:drawing>
                  <wp:inline distT="0" distB="0" distL="114300" distR="114300">
                    <wp:extent cx="4979035" cy="3181350"/>
                    <wp:effectExtent l="0" t="0" r="0" b="0"/>
                    <wp:docPr id="8" name="Picture 8" descr="未命名文件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未命名文件 (14)"/>
                            <pic:cNvPicPr>
                              <a:picLocks noChangeAspect="1"/>
                            </pic:cNvPicPr>
                          </pic:nvPicPr>
                          <pic:blipFill>
                            <a:blip r:embed="rId8"/>
                            <a:stretch>
                              <a:fillRect/>
                            </a:stretch>
                          </pic:blipFill>
                          <pic:spPr>
                            <a:xfrm>
                              <a:off x="0" y="0"/>
                              <a:ext cx="4979035" cy="3181350"/>
                            </a:xfrm>
                            <a:prstGeom prst="rect">
                              <a:avLst/>
                            </a:prstGeom>
                          </pic:spPr>
                        </pic:pic>
                      </a:graphicData>
                    </a:graphic>
                  </wp:inline>
                </w:drawing>
              </w:r>
            </w:ins>
          </w:p>
          <w:p>
            <w:pPr>
              <w:pStyle w:val="8"/>
              <w:jc w:val="center"/>
              <w:rPr>
                <w:rFonts w:hint="default" w:eastAsia="黑体"/>
                <w:lang w:val="en-US" w:eastAsia="zh-CN"/>
              </w:rPr>
            </w:pPr>
            <w:r>
              <w:rPr>
                <w:rFonts w:hint="eastAsia"/>
              </w:rPr>
              <w:t xml:space="preserve">图 </w:t>
            </w:r>
            <w:r>
              <w:rPr>
                <w:rFonts w:hint="eastAsia"/>
                <w:lang w:val="en-US" w:eastAsia="zh-CN"/>
              </w:rPr>
              <w:t>2</w:t>
            </w:r>
            <w:r>
              <w:t xml:space="preserve"> </w:t>
            </w:r>
            <w:r>
              <w:rPr>
                <w:rFonts w:hint="eastAsia"/>
                <w:lang w:val="en-US" w:eastAsia="zh-CN"/>
              </w:rPr>
              <w:t>UART驱动流程图</w:t>
            </w:r>
          </w:p>
          <w:p>
            <w:pPr>
              <w:pStyle w:val="17"/>
              <w:spacing w:line="360" w:lineRule="auto"/>
              <w:ind w:firstLine="468" w:firstLineChars="200"/>
              <w:jc w:val="both"/>
              <w:rPr>
                <w:rFonts w:hint="eastAsia" w:hAnsi="SimSun" w:cs="SimSun"/>
                <w:spacing w:val="-3"/>
                <w:kern w:val="2"/>
                <w:sz w:val="24"/>
                <w:szCs w:val="24"/>
                <w:lang w:val="en-US" w:eastAsia="zh-CN" w:bidi="zh-CN"/>
              </w:rPr>
            </w:pPr>
            <w:r>
              <w:rPr>
                <w:rFonts w:hint="eastAsia" w:hAnsi="SimSun" w:cs="SimSun"/>
                <w:spacing w:val="-3"/>
                <w:kern w:val="2"/>
                <w:sz w:val="24"/>
                <w:szCs w:val="24"/>
                <w:lang w:val="en-US" w:eastAsia="zh-CN" w:bidi="zh-CN"/>
              </w:rPr>
              <w:t>Timer驱动的实现主要通过配置相关寄存器来完成。以下是与Timer驱动相关的几个寄存器：</w:t>
            </w:r>
          </w:p>
          <w:p>
            <w:pPr>
              <w:pStyle w:val="17"/>
              <w:numPr>
                <w:ilvl w:val="0"/>
                <w:numId w:val="8"/>
              </w:numPr>
              <w:spacing w:line="360" w:lineRule="auto"/>
              <w:ind w:firstLine="468" w:firstLineChars="200"/>
              <w:jc w:val="both"/>
              <w:rPr>
                <w:rFonts w:hint="default" w:hAnsi="SimSun" w:cs="SimSun"/>
                <w:spacing w:val="-3"/>
                <w:kern w:val="2"/>
                <w:sz w:val="24"/>
                <w:szCs w:val="24"/>
                <w:lang w:val="en-US" w:eastAsia="zh-CN" w:bidi="zh-CN"/>
              </w:rPr>
            </w:pPr>
            <w:r>
              <w:rPr>
                <w:rFonts w:hint="eastAsia" w:hAnsi="SimSun" w:cs="SimSun"/>
                <w:spacing w:val="-3"/>
                <w:kern w:val="2"/>
                <w:sz w:val="24"/>
                <w:szCs w:val="24"/>
                <w:lang w:val="en-US" w:eastAsia="zh-CN" w:bidi="zh-CN"/>
              </w:rPr>
              <w:t>TMR_IRQ_EN_REG：与中断使能相关的寄存器。</w:t>
            </w:r>
          </w:p>
          <w:p>
            <w:pPr>
              <w:pStyle w:val="17"/>
              <w:numPr>
                <w:ilvl w:val="0"/>
                <w:numId w:val="8"/>
              </w:numPr>
              <w:spacing w:line="360" w:lineRule="auto"/>
              <w:ind w:firstLine="468" w:firstLineChars="200"/>
              <w:jc w:val="both"/>
              <w:rPr>
                <w:rFonts w:hint="default" w:hAnsi="SimSun" w:cs="SimSun"/>
                <w:spacing w:val="-3"/>
                <w:kern w:val="2"/>
                <w:sz w:val="24"/>
                <w:szCs w:val="24"/>
                <w:lang w:val="en-US" w:eastAsia="zh-CN" w:bidi="zh-CN"/>
              </w:rPr>
            </w:pPr>
            <w:r>
              <w:rPr>
                <w:rFonts w:hint="eastAsia" w:hAnsi="SimSun" w:cs="SimSun"/>
                <w:spacing w:val="-3"/>
                <w:kern w:val="2"/>
                <w:sz w:val="24"/>
                <w:szCs w:val="24"/>
                <w:lang w:val="en-US" w:eastAsia="zh-CN" w:bidi="zh-CN"/>
              </w:rPr>
              <w:t>TMR_IRQ_STA_REG，与中断状态相关的寄存器。</w:t>
            </w:r>
          </w:p>
          <w:p>
            <w:pPr>
              <w:pStyle w:val="17"/>
              <w:numPr>
                <w:ilvl w:val="0"/>
                <w:numId w:val="8"/>
              </w:numPr>
              <w:spacing w:line="360" w:lineRule="auto"/>
              <w:ind w:firstLine="468" w:firstLineChars="200"/>
              <w:jc w:val="both"/>
              <w:rPr>
                <w:rFonts w:hint="default" w:hAnsi="SimSun" w:cs="SimSun"/>
                <w:spacing w:val="-3"/>
                <w:kern w:val="2"/>
                <w:sz w:val="24"/>
                <w:szCs w:val="24"/>
                <w:lang w:val="en-US" w:eastAsia="zh-CN" w:bidi="zh-CN"/>
              </w:rPr>
            </w:pPr>
            <w:r>
              <w:rPr>
                <w:rFonts w:hint="eastAsia" w:hAnsi="SimSun" w:cs="SimSun"/>
                <w:spacing w:val="-3"/>
                <w:kern w:val="2"/>
                <w:sz w:val="24"/>
                <w:szCs w:val="24"/>
                <w:lang w:val="en-US" w:eastAsia="zh-CN" w:bidi="zh-CN"/>
              </w:rPr>
              <w:t>TMR_CTRL_REG，与Timer控制相关的寄存器。</w:t>
            </w:r>
          </w:p>
          <w:p>
            <w:pPr>
              <w:pStyle w:val="17"/>
              <w:numPr>
                <w:ilvl w:val="0"/>
                <w:numId w:val="8"/>
              </w:numPr>
              <w:spacing w:line="360" w:lineRule="auto"/>
              <w:ind w:firstLine="468" w:firstLineChars="200"/>
              <w:jc w:val="both"/>
              <w:rPr>
                <w:rFonts w:hint="default" w:hAnsi="SimSun" w:cs="SimSun"/>
                <w:spacing w:val="-3"/>
                <w:kern w:val="2"/>
                <w:sz w:val="24"/>
                <w:szCs w:val="24"/>
                <w:lang w:val="en-US" w:eastAsia="zh-CN" w:bidi="zh-CN"/>
              </w:rPr>
            </w:pPr>
            <w:r>
              <w:rPr>
                <w:rFonts w:hint="eastAsia" w:hAnsi="SimSun" w:cs="SimSun"/>
                <w:spacing w:val="-3"/>
                <w:kern w:val="2"/>
                <w:sz w:val="24"/>
                <w:szCs w:val="24"/>
                <w:lang w:val="en-US" w:eastAsia="zh-CN" w:bidi="zh-CN"/>
              </w:rPr>
              <w:t>TMR_INTV_VALUE_REG，与设置时间间隔相关的寄存器。</w:t>
            </w:r>
          </w:p>
          <w:p>
            <w:pPr>
              <w:pStyle w:val="17"/>
              <w:numPr>
                <w:ilvl w:val="0"/>
                <w:numId w:val="8"/>
              </w:numPr>
              <w:spacing w:line="360" w:lineRule="auto"/>
              <w:ind w:firstLine="468" w:firstLineChars="200"/>
              <w:jc w:val="both"/>
              <w:rPr>
                <w:rFonts w:hint="default" w:hAnsi="SimSun" w:cs="SimSun"/>
                <w:spacing w:val="-3"/>
                <w:kern w:val="2"/>
                <w:sz w:val="24"/>
                <w:szCs w:val="24"/>
                <w:lang w:val="en-US" w:eastAsia="zh-CN" w:bidi="zh-CN"/>
              </w:rPr>
            </w:pPr>
            <w:r>
              <w:rPr>
                <w:rFonts w:hint="eastAsia" w:hAnsi="SimSun" w:cs="SimSun"/>
                <w:spacing w:val="-3"/>
                <w:kern w:val="2"/>
                <w:sz w:val="24"/>
                <w:szCs w:val="24"/>
                <w:lang w:val="en-US" w:eastAsia="zh-CN" w:bidi="zh-CN"/>
              </w:rPr>
              <w:t>TMR_CUR_VALUE_REG，与当前时间相关的寄存器。</w:t>
            </w:r>
          </w:p>
          <w:p>
            <w:pPr>
              <w:pStyle w:val="17"/>
              <w:numPr>
                <w:ilvl w:val="0"/>
                <w:numId w:val="0"/>
              </w:numPr>
              <w:spacing w:line="360" w:lineRule="auto"/>
              <w:jc w:val="both"/>
              <w:rPr>
                <w:rFonts w:hint="eastAsia" w:hAnsi="SimSun" w:cs="SimSun"/>
                <w:spacing w:val="-3"/>
                <w:kern w:val="2"/>
                <w:sz w:val="24"/>
                <w:szCs w:val="24"/>
                <w:lang w:val="en-US" w:eastAsia="zh-CN" w:bidi="zh-CN"/>
              </w:rPr>
            </w:pPr>
            <w:r>
              <w:rPr>
                <w:rFonts w:hint="eastAsia" w:hAnsi="SimSun" w:cs="SimSun"/>
                <w:spacing w:val="-3"/>
                <w:kern w:val="2"/>
                <w:sz w:val="24"/>
                <w:szCs w:val="24"/>
                <w:lang w:val="en-US" w:eastAsia="zh-CN" w:bidi="zh-CN"/>
              </w:rPr>
              <w:t xml:space="preserve">  在实现Timer驱动之前，首先需要通过设置TMR_INTV_VALUE_REG寄存器来设置Timer的时间周期。时间周期T可以通过以下公式计算：</w:t>
            </w:r>
          </w:p>
          <w:p>
            <w:pPr>
              <w:pStyle w:val="17"/>
              <w:numPr>
                <w:ilvl w:val="0"/>
                <w:numId w:val="0"/>
              </w:numPr>
              <w:spacing w:line="360" w:lineRule="auto"/>
              <w:jc w:val="both"/>
              <w:rPr>
                <w:rFonts w:hint="default" w:hAnsi="DejaVu Math TeX Gyre" w:cs="SimSun"/>
                <w:i w:val="0"/>
                <w:spacing w:val="-3"/>
                <w:kern w:val="2"/>
                <w:sz w:val="24"/>
                <w:szCs w:val="24"/>
                <w:lang w:val="en-US" w:bidi="zh-CN"/>
              </w:rPr>
            </w:pPr>
            <w:r>
              <w:rPr>
                <w:rFonts w:hint="eastAsia" w:hAnsi="DejaVu Math TeX Gyre" w:cs="SimSun"/>
                <w:i w:val="0"/>
                <w:spacing w:val="-3"/>
                <w:kern w:val="2"/>
                <w:sz w:val="24"/>
                <w:szCs w:val="24"/>
                <w:lang w:val="en-US" w:bidi="zh-CN"/>
              </w:rPr>
              <w:t xml:space="preserve"> </w:t>
            </w:r>
            <m:oMath>
              <m:r>
                <m:rPr>
                  <m:sty m:val="p"/>
                </m:rPr>
                <w:rPr>
                  <w:rFonts w:hint="default" w:ascii="DejaVu Math TeX Gyre" w:hAnsi="DejaVu Math TeX Gyre" w:cs="SimSun"/>
                  <w:spacing w:val="-3"/>
                  <w:kern w:val="2"/>
                  <w:sz w:val="24"/>
                  <w:szCs w:val="24"/>
                  <w:lang w:val="en-US" w:bidi="zh-CN"/>
                </w:rPr>
                <m:t xml:space="preserve">T = </m:t>
              </m:r>
              <m:f>
                <m:fPr>
                  <m:ctrlPr>
                    <w:rPr>
                      <w:rFonts w:ascii="DejaVu Math TeX Gyre" w:hAnsi="DejaVu Math TeX Gyre" w:cs="SimSun"/>
                      <w:i/>
                      <w:spacing w:val="-3"/>
                      <w:kern w:val="2"/>
                      <w:sz w:val="24"/>
                      <w:szCs w:val="24"/>
                      <w:lang w:val="en-US" w:bidi="zh-CN"/>
                    </w:rPr>
                  </m:ctrlPr>
                </m:fPr>
                <m:num>
                  <m:r>
                    <m:rPr/>
                    <w:rPr>
                      <w:rFonts w:hint="default" w:ascii="DejaVu Math TeX Gyre" w:hAnsi="DejaVu Math TeX Gyre" w:cs="SimSun"/>
                      <w:spacing w:val="-3"/>
                      <w:kern w:val="2"/>
                      <w:sz w:val="24"/>
                      <w:szCs w:val="24"/>
                      <w:lang w:val="en-US" w:bidi="zh-CN"/>
                    </w:rPr>
                    <m:t>TMR_INTV_VALUE_REG−TMR_CUR_VALUE_REG</m:t>
                  </m:r>
                  <m:ctrlPr>
                    <w:rPr>
                      <w:rFonts w:ascii="DejaVu Math TeX Gyre" w:hAnsi="DejaVu Math TeX Gyre" w:cs="SimSun"/>
                      <w:i/>
                      <w:spacing w:val="-3"/>
                      <w:kern w:val="2"/>
                      <w:sz w:val="24"/>
                      <w:szCs w:val="24"/>
                      <w:lang w:val="en-US" w:bidi="zh-CN"/>
                    </w:rPr>
                  </m:ctrlPr>
                </m:num>
                <m:den>
                  <m:r>
                    <m:rPr/>
                    <w:rPr>
                      <w:rFonts w:hint="default" w:ascii="DejaVu Math TeX Gyre" w:hAnsi="DejaVu Math TeX Gyre" w:cs="SimSun"/>
                      <w:spacing w:val="-3"/>
                      <w:kern w:val="2"/>
                      <w:sz w:val="24"/>
                      <w:szCs w:val="24"/>
                      <w:lang w:val="en-US" w:bidi="zh-CN"/>
                    </w:rPr>
                    <m:t>TMR_CLK_SRC</m:t>
                  </m:r>
                  <m:ctrlPr>
                    <w:rPr>
                      <w:rFonts w:ascii="DejaVu Math TeX Gyre" w:hAnsi="DejaVu Math TeX Gyre" w:cs="SimSun"/>
                      <w:i/>
                      <w:spacing w:val="-3"/>
                      <w:kern w:val="2"/>
                      <w:sz w:val="24"/>
                      <w:szCs w:val="24"/>
                      <w:lang w:val="en-US" w:bidi="zh-CN"/>
                    </w:rPr>
                  </m:ctrlPr>
                </m:den>
              </m:f>
              <m:r>
                <m:rPr/>
                <w:rPr>
                  <w:rFonts w:ascii="DejaVu Math TeX Gyre" w:hAnsi="DejaVu Math TeX Gyre" w:cs="SimSun"/>
                  <w:spacing w:val="-3"/>
                  <w:kern w:val="2"/>
                  <w:sz w:val="24"/>
                  <w:szCs w:val="24"/>
                  <w:lang w:val="en-US" w:bidi="zh-CN"/>
                </w:rPr>
                <m:t>×</m:t>
              </m:r>
              <m:r>
                <m:rPr/>
                <w:rPr>
                  <w:rFonts w:hint="default" w:ascii="DejaVu Math TeX Gyre" w:hAnsi="DejaVu Math TeX Gyre" w:cs="SimSun"/>
                  <w:spacing w:val="-3"/>
                  <w:kern w:val="2"/>
                  <w:sz w:val="24"/>
                  <w:szCs w:val="24"/>
                  <w:lang w:val="en-US" w:bidi="zh-CN"/>
                </w:rPr>
                <m:t>TMR_CLK_PRES</m:t>
              </m:r>
            </m:oMath>
          </w:p>
          <w:p>
            <w:pPr>
              <w:pStyle w:val="17"/>
              <w:spacing w:line="360" w:lineRule="auto"/>
              <w:ind w:firstLine="468" w:firstLineChars="200"/>
              <w:rPr>
                <w:rFonts w:hint="eastAsia" w:hAnsi="DejaVu Math TeX Gyre" w:cs="SimSun"/>
                <w:i w:val="0"/>
                <w:spacing w:val="-3"/>
                <w:kern w:val="2"/>
                <w:sz w:val="24"/>
                <w:szCs w:val="24"/>
                <w:lang w:val="en-US" w:eastAsia="zh-CN" w:bidi="zh-CN"/>
              </w:rPr>
            </w:pPr>
            <w:r>
              <w:rPr>
                <w:rFonts w:hint="eastAsia" w:hAnsi="DejaVu Math TeX Gyre" w:cs="SimSun"/>
                <w:i w:val="0"/>
                <w:spacing w:val="-3"/>
                <w:kern w:val="2"/>
                <w:sz w:val="24"/>
                <w:szCs w:val="24"/>
                <w:lang w:val="en-US" w:eastAsia="zh-CN" w:bidi="zh-CN"/>
              </w:rPr>
              <w:t>其中，TMR_CLK_SRC表示时钟的频率，TMR_CLK_PRES表示时钟的分频系数。假设将TMR_INTV_VALUE_REG的值设置为TMR_CLK_SRC/1000，并将TMR_CLK_PRES设置为1，这样设置完成后，T的值将等于1/1000秒，即Timer的触发周期为1微秒（1us）。设置完Timer触发周期后，只需写入TMR_IRQ_EN_REG寄存器来使能时钟中断即可。</w:t>
            </w:r>
          </w:p>
          <w:p>
            <w:pPr>
              <w:pStyle w:val="17"/>
              <w:spacing w:line="360" w:lineRule="auto"/>
              <w:ind w:firstLine="482" w:firstLineChars="200"/>
              <w:jc w:val="center"/>
              <w:rPr>
                <w:rFonts w:hint="eastAsia" w:eastAsia="SimSun"/>
                <w:b/>
                <w:color w:val="FF0000"/>
                <w:sz w:val="24"/>
                <w:lang w:eastAsia="zh-CN"/>
              </w:rPr>
            </w:pPr>
            <w:ins w:id="4" w:author="climatex" w:date="2023-12-26T20:28:45Z">
              <w:r>
                <w:rPr>
                  <w:rFonts w:hint="eastAsia"/>
                  <w:b/>
                  <w:color w:val="FF0000"/>
                  <w:sz w:val="24"/>
                </w:rPr>
                <w:drawing>
                  <wp:inline distT="0" distB="0" distL="114300" distR="114300">
                    <wp:extent cx="2510155" cy="3989705"/>
                    <wp:effectExtent l="0" t="0" r="0" b="0"/>
                    <wp:docPr id="15" name="Picture 15" descr="未命名文件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未命名文件 (15)"/>
                            <pic:cNvPicPr>
                              <a:picLocks noChangeAspect="1"/>
                            </pic:cNvPicPr>
                          </pic:nvPicPr>
                          <pic:blipFill>
                            <a:blip r:embed="rId9"/>
                            <a:stretch>
                              <a:fillRect/>
                            </a:stretch>
                          </pic:blipFill>
                          <pic:spPr>
                            <a:xfrm>
                              <a:off x="0" y="0"/>
                              <a:ext cx="2510155" cy="3989705"/>
                            </a:xfrm>
                            <a:prstGeom prst="rect">
                              <a:avLst/>
                            </a:prstGeom>
                          </pic:spPr>
                        </pic:pic>
                      </a:graphicData>
                    </a:graphic>
                  </wp:inline>
                </w:drawing>
              </w:r>
            </w:ins>
          </w:p>
          <w:p>
            <w:pPr>
              <w:pStyle w:val="8"/>
              <w:jc w:val="center"/>
              <w:rPr>
                <w:rFonts w:hint="default" w:eastAsia="黑体"/>
                <w:lang w:val="en-US" w:eastAsia="zh-CN"/>
              </w:rPr>
            </w:pPr>
            <w:r>
              <w:rPr>
                <w:rFonts w:hint="eastAsia"/>
              </w:rPr>
              <w:t xml:space="preserve">图 </w:t>
            </w:r>
            <w:r>
              <w:rPr>
                <w:rFonts w:hint="eastAsia"/>
                <w:lang w:val="en-US" w:eastAsia="zh-CN"/>
              </w:rPr>
              <w:t>3</w:t>
            </w:r>
            <w:r>
              <w:t xml:space="preserve"> </w:t>
            </w:r>
            <w:r>
              <w:rPr>
                <w:rFonts w:hint="eastAsia"/>
                <w:lang w:val="en-US" w:eastAsia="zh-CN"/>
              </w:rPr>
              <w:t>Timer驱动流程图</w:t>
            </w:r>
          </w:p>
          <w:p>
            <w:pPr>
              <w:pStyle w:val="17"/>
              <w:spacing w:line="360" w:lineRule="auto"/>
              <w:ind w:firstLine="468" w:firstLineChars="200"/>
              <w:rPr>
                <w:rFonts w:hint="eastAsia" w:hAnsi="DejaVu Math TeX Gyre" w:cs="SimSun"/>
                <w:i w:val="0"/>
                <w:spacing w:val="-3"/>
                <w:kern w:val="2"/>
                <w:sz w:val="24"/>
                <w:szCs w:val="24"/>
                <w:lang w:val="en-US" w:eastAsia="zh-CN" w:bidi="zh-CN"/>
              </w:rPr>
            </w:pPr>
            <w:r>
              <w:rPr>
                <w:rFonts w:hint="eastAsia" w:hAnsi="DejaVu Math TeX Gyre" w:cs="SimSun"/>
                <w:i w:val="0"/>
                <w:spacing w:val="-3"/>
                <w:kern w:val="2"/>
                <w:sz w:val="24"/>
                <w:szCs w:val="24"/>
                <w:lang w:val="en-US" w:eastAsia="zh-CN" w:bidi="zh-CN"/>
              </w:rPr>
              <w:t>硬件驱动部分还包括如SPI、IIC、PLIC、SD/MMC等硬件设备的驱动编写，他们的具体实现方式与前面介绍的两种驱动的编写方式大同小异，这里就不再赘述。</w:t>
            </w:r>
          </w:p>
          <w:p>
            <w:pPr>
              <w:pStyle w:val="17"/>
              <w:numPr>
                <w:ilvl w:val="0"/>
                <w:numId w:val="6"/>
              </w:numPr>
              <w:spacing w:line="360" w:lineRule="auto"/>
              <w:ind w:left="0" w:leftChars="0" w:firstLine="456" w:firstLineChars="0"/>
              <w:rPr>
                <w:rFonts w:hint="eastAsia" w:hAnsi="DejaVu Math TeX Gyre" w:cs="SimSun"/>
                <w:i w:val="0"/>
                <w:spacing w:val="-3"/>
                <w:kern w:val="2"/>
                <w:sz w:val="24"/>
                <w:szCs w:val="24"/>
                <w:lang w:val="en-US" w:eastAsia="zh-CN" w:bidi="zh-CN"/>
              </w:rPr>
            </w:pPr>
            <w:r>
              <w:rPr>
                <w:rFonts w:hint="eastAsia" w:hAnsi="DejaVu Math TeX Gyre" w:cs="SimSun"/>
                <w:i w:val="0"/>
                <w:spacing w:val="-3"/>
                <w:kern w:val="2"/>
                <w:sz w:val="24"/>
                <w:szCs w:val="24"/>
                <w:lang w:val="en-US" w:eastAsia="zh-CN" w:bidi="zh-CN"/>
              </w:rPr>
              <w:t>系统内核的设计</w:t>
            </w:r>
          </w:p>
          <w:p>
            <w:pPr>
              <w:pStyle w:val="17"/>
              <w:numPr>
                <w:ilvl w:val="0"/>
                <w:numId w:val="0"/>
              </w:numPr>
              <w:spacing w:line="360" w:lineRule="auto"/>
              <w:ind w:left="456" w:leftChars="0"/>
              <w:rPr>
                <w:rFonts w:hint="eastAsia" w:hAnsi="DejaVu Math TeX Gyre" w:cs="SimSun"/>
                <w:i w:val="0"/>
                <w:spacing w:val="-3"/>
                <w:kern w:val="2"/>
                <w:sz w:val="24"/>
                <w:szCs w:val="24"/>
                <w:lang w:val="en-US" w:eastAsia="zh-CN" w:bidi="zh-CN"/>
              </w:rPr>
            </w:pPr>
            <w:r>
              <w:rPr>
                <w:rFonts w:hint="eastAsia" w:hAnsi="DejaVu Math TeX Gyre" w:cs="SimSun"/>
                <w:i w:val="0"/>
                <w:spacing w:val="-3"/>
                <w:kern w:val="2"/>
                <w:sz w:val="24"/>
                <w:szCs w:val="24"/>
                <w:lang w:val="en-US" w:eastAsia="zh-CN" w:bidi="zh-CN"/>
              </w:rPr>
              <w:t>系统采用宏内核设计，系统内核核心部分主要由以下部分构成：</w:t>
            </w:r>
          </w:p>
          <w:p>
            <w:pPr>
              <w:pStyle w:val="17"/>
              <w:numPr>
                <w:ilvl w:val="0"/>
                <w:numId w:val="9"/>
              </w:numPr>
              <w:spacing w:line="360" w:lineRule="auto"/>
              <w:ind w:left="456" w:leftChars="0"/>
              <w:rPr>
                <w:rFonts w:hint="eastAsia" w:hAnsi="DejaVu Math TeX Gyre" w:cs="SimSun"/>
                <w:i w:val="0"/>
                <w:spacing w:val="-3"/>
                <w:kern w:val="2"/>
                <w:sz w:val="24"/>
                <w:szCs w:val="24"/>
                <w:lang w:val="en-US" w:eastAsia="zh-CN" w:bidi="zh-CN"/>
              </w:rPr>
            </w:pPr>
            <w:r>
              <w:rPr>
                <w:rFonts w:hint="eastAsia" w:hAnsi="DejaVu Math TeX Gyre" w:cs="SimSun"/>
                <w:i w:val="0"/>
                <w:spacing w:val="-3"/>
                <w:kern w:val="2"/>
                <w:sz w:val="24"/>
                <w:szCs w:val="24"/>
                <w:lang w:val="en-US" w:eastAsia="zh-CN" w:bidi="zh-CN"/>
              </w:rPr>
              <w:t>任务调度模块</w:t>
            </w:r>
          </w:p>
          <w:p>
            <w:pPr>
              <w:pStyle w:val="17"/>
              <w:numPr>
                <w:ilvl w:val="0"/>
                <w:numId w:val="9"/>
              </w:numPr>
              <w:spacing w:line="360" w:lineRule="auto"/>
              <w:ind w:left="456" w:leftChars="0"/>
              <w:rPr>
                <w:rFonts w:hint="default" w:hAnsi="DejaVu Math TeX Gyre" w:cs="SimSun"/>
                <w:i w:val="0"/>
                <w:spacing w:val="-3"/>
                <w:kern w:val="2"/>
                <w:sz w:val="24"/>
                <w:szCs w:val="24"/>
                <w:lang w:val="en-US" w:eastAsia="zh-CN" w:bidi="zh-CN"/>
              </w:rPr>
            </w:pPr>
            <w:r>
              <w:rPr>
                <w:rFonts w:hint="eastAsia" w:hAnsi="DejaVu Math TeX Gyre" w:cs="SimSun"/>
                <w:i w:val="0"/>
                <w:spacing w:val="-3"/>
                <w:kern w:val="2"/>
                <w:sz w:val="24"/>
                <w:szCs w:val="24"/>
                <w:lang w:val="en-US" w:eastAsia="zh-CN" w:bidi="zh-CN"/>
              </w:rPr>
              <w:t>内存管理模块</w:t>
            </w:r>
          </w:p>
          <w:p>
            <w:pPr>
              <w:pStyle w:val="17"/>
              <w:numPr>
                <w:ilvl w:val="0"/>
                <w:numId w:val="9"/>
              </w:numPr>
              <w:spacing w:line="360" w:lineRule="auto"/>
              <w:ind w:left="456" w:leftChars="0"/>
              <w:rPr>
                <w:rFonts w:hint="default" w:hAnsi="DejaVu Math TeX Gyre" w:cs="SimSun"/>
                <w:i w:val="0"/>
                <w:spacing w:val="-3"/>
                <w:kern w:val="2"/>
                <w:sz w:val="24"/>
                <w:szCs w:val="24"/>
                <w:lang w:val="en-US" w:eastAsia="zh-CN" w:bidi="zh-CN"/>
              </w:rPr>
            </w:pPr>
            <w:r>
              <w:rPr>
                <w:rFonts w:hint="eastAsia" w:hAnsi="DejaVu Math TeX Gyre" w:cs="SimSun"/>
                <w:i w:val="0"/>
                <w:spacing w:val="-3"/>
                <w:kern w:val="2"/>
                <w:sz w:val="24"/>
                <w:szCs w:val="24"/>
                <w:lang w:val="en-US" w:eastAsia="zh-CN" w:bidi="zh-CN"/>
              </w:rPr>
              <w:t>虚拟内存模块</w:t>
            </w:r>
          </w:p>
          <w:p>
            <w:pPr>
              <w:pStyle w:val="17"/>
              <w:numPr>
                <w:ilvl w:val="0"/>
                <w:numId w:val="9"/>
              </w:numPr>
              <w:spacing w:line="360" w:lineRule="auto"/>
              <w:ind w:left="456" w:leftChars="0"/>
              <w:rPr>
                <w:rFonts w:hint="default" w:hAnsi="DejaVu Math TeX Gyre" w:cs="SimSun"/>
                <w:i w:val="0"/>
                <w:spacing w:val="-3"/>
                <w:kern w:val="2"/>
                <w:sz w:val="24"/>
                <w:szCs w:val="24"/>
                <w:lang w:val="en-US" w:eastAsia="zh-CN" w:bidi="zh-CN"/>
              </w:rPr>
            </w:pPr>
            <w:r>
              <w:rPr>
                <w:rFonts w:hint="eastAsia" w:hAnsi="DejaVu Math TeX Gyre" w:cs="SimSun"/>
                <w:i w:val="0"/>
                <w:spacing w:val="-3"/>
                <w:kern w:val="2"/>
                <w:sz w:val="24"/>
                <w:szCs w:val="24"/>
                <w:lang w:val="en-US" w:eastAsia="zh-CN" w:bidi="zh-CN"/>
              </w:rPr>
              <w:t>中断处理模块</w:t>
            </w:r>
          </w:p>
          <w:p>
            <w:pPr>
              <w:pStyle w:val="17"/>
              <w:numPr>
                <w:ilvl w:val="0"/>
                <w:numId w:val="0"/>
              </w:numPr>
              <w:spacing w:line="360" w:lineRule="auto"/>
              <w:rPr>
                <w:rFonts w:hint="eastAsia" w:hAnsi="SimSun" w:cs="SimSun"/>
                <w:spacing w:val="-3"/>
                <w:kern w:val="2"/>
                <w:sz w:val="24"/>
                <w:szCs w:val="24"/>
                <w:lang w:val="en-US" w:eastAsia="zh-CN" w:bidi="zh-CN"/>
              </w:rPr>
            </w:pPr>
            <w:r>
              <w:rPr>
                <w:rFonts w:hint="eastAsia" w:hAnsi="DejaVu Math TeX Gyre" w:cs="SimSun"/>
                <w:i w:val="0"/>
                <w:spacing w:val="-3"/>
                <w:kern w:val="2"/>
                <w:sz w:val="24"/>
                <w:szCs w:val="24"/>
                <w:lang w:val="en-US" w:eastAsia="zh-CN" w:bidi="zh-CN"/>
              </w:rPr>
              <w:t xml:space="preserve">  </w:t>
            </w:r>
            <w:r>
              <w:rPr>
                <w:rFonts w:hint="eastAsia" w:hAnsi="SimSun" w:cs="SimSun"/>
                <w:spacing w:val="-3"/>
                <w:kern w:val="2"/>
                <w:sz w:val="24"/>
                <w:szCs w:val="24"/>
                <w:lang w:val="en-US" w:eastAsia="zh-CN" w:bidi="zh-CN"/>
              </w:rPr>
              <w:t>任务调度模块采用抢占式时间片轮转调度方式，以确保高效的任务执行和资源利用，满足实时操作系统的实时性要求。</w:t>
            </w:r>
          </w:p>
          <w:p>
            <w:pPr>
              <w:pStyle w:val="17"/>
              <w:numPr>
                <w:ilvl w:val="0"/>
                <w:numId w:val="0"/>
              </w:numPr>
              <w:spacing w:line="360" w:lineRule="auto"/>
              <w:rPr>
                <w:rFonts w:hint="eastAsia" w:hAnsi="SimSun" w:cs="SimSun"/>
                <w:spacing w:val="-3"/>
                <w:kern w:val="2"/>
                <w:sz w:val="24"/>
                <w:szCs w:val="24"/>
                <w:lang w:val="en-US" w:eastAsia="zh-CN" w:bidi="zh-CN"/>
              </w:rPr>
            </w:pPr>
            <w:r>
              <w:rPr>
                <w:rFonts w:hint="eastAsia" w:hAnsi="SimSun" w:cs="SimSun"/>
                <w:spacing w:val="-3"/>
                <w:kern w:val="2"/>
                <w:sz w:val="24"/>
                <w:szCs w:val="24"/>
                <w:lang w:val="en-US" w:eastAsia="zh-CN" w:bidi="zh-CN"/>
              </w:rPr>
              <w:t>在实时操作系统中，任务调度的关键是及时响应高优先级任务。为此，采用抢占式调度机制，即当一个优先级更高的任务准备好执行并加入任务队列时，系统会立即中断当前正在执行的任务，并切换到这个优先级更高的任务上。这种机制确保了高优先级任务能够及时得到执行，以满足系统对实时性任务的响应需求。</w:t>
            </w:r>
          </w:p>
          <w:p>
            <w:pPr>
              <w:pStyle w:val="17"/>
              <w:numPr>
                <w:ilvl w:val="0"/>
                <w:numId w:val="0"/>
              </w:numPr>
              <w:spacing w:line="360" w:lineRule="auto"/>
              <w:rPr>
                <w:rFonts w:hint="eastAsia" w:hAnsi="SimSun" w:cs="SimSun"/>
                <w:spacing w:val="-3"/>
                <w:kern w:val="2"/>
                <w:sz w:val="24"/>
                <w:szCs w:val="24"/>
                <w:lang w:val="en-US" w:eastAsia="zh-CN" w:bidi="zh-CN"/>
              </w:rPr>
            </w:pPr>
            <w:r>
              <w:rPr>
                <w:rFonts w:hint="eastAsia" w:hAnsi="SimSun" w:cs="SimSun"/>
                <w:spacing w:val="-3"/>
                <w:kern w:val="2"/>
                <w:sz w:val="24"/>
                <w:szCs w:val="24"/>
                <w:lang w:val="en-US" w:eastAsia="zh-CN" w:bidi="zh-CN"/>
              </w:rPr>
              <w:t>对于优先级相同的任务，调度模块会通过考虑任务的最早截止时间来进行优先调度。最早截止时间指的是任务必须在该时间之前完成的时间点。通过按照最早截止时间进行调度，系统可以优先处理那些紧急程度更高、需要更快完成的任务，从而提高整体系统的效率和响应性。</w:t>
            </w:r>
          </w:p>
          <w:p>
            <w:pPr>
              <w:pStyle w:val="17"/>
              <w:numPr>
                <w:ilvl w:val="0"/>
                <w:numId w:val="0"/>
              </w:numPr>
              <w:spacing w:line="360" w:lineRule="auto"/>
              <w:rPr>
                <w:rFonts w:hint="eastAsia" w:hAnsi="SimSun" w:cs="SimSun"/>
                <w:spacing w:val="-3"/>
                <w:kern w:val="2"/>
                <w:sz w:val="24"/>
                <w:szCs w:val="24"/>
                <w:lang w:val="en-US" w:eastAsia="zh-CN" w:bidi="zh-CN"/>
              </w:rPr>
            </w:pPr>
            <w:r>
              <w:rPr>
                <w:rFonts w:hint="eastAsia" w:hAnsi="SimSun" w:cs="SimSun"/>
                <w:spacing w:val="-3"/>
                <w:kern w:val="2"/>
                <w:sz w:val="24"/>
                <w:szCs w:val="24"/>
                <w:lang w:val="en-US" w:eastAsia="zh-CN" w:bidi="zh-CN"/>
              </w:rPr>
              <w:t>此外，调度模块还需要考虑非实时性任务的执行。对于这类任务，采用固定的时间片轮转调度方式。每个任务被分配一个固定大小的时间片，在该时间片内执行任务操作。当时间片用尽后，系统将切换到下一个任务，以确保任务的公平执行和资源的合理分配。这种周期性执行非实时性任务的方式可以有效地满足系统对这类任务的处理需求，同时避免长时间占用处理器资源，保证其他任务也能得到适当的执行机会。</w:t>
            </w:r>
          </w:p>
          <w:p>
            <w:pPr>
              <w:pStyle w:val="17"/>
              <w:numPr>
                <w:ilvl w:val="0"/>
                <w:numId w:val="0"/>
              </w:numPr>
              <w:spacing w:line="360" w:lineRule="auto"/>
              <w:rPr>
                <w:rFonts w:hint="eastAsia" w:hAnsi="SimSun" w:cs="SimSun"/>
                <w:i w:val="0"/>
                <w:spacing w:val="-3"/>
                <w:kern w:val="2"/>
                <w:sz w:val="24"/>
                <w:szCs w:val="24"/>
                <w:lang w:val="en-US" w:eastAsia="zh-CN" w:bidi="zh-CN"/>
              </w:rPr>
            </w:pPr>
            <w:r>
              <w:rPr>
                <w:rFonts w:hint="eastAsia" w:hAnsi="SimSun" w:cs="SimSun"/>
                <w:spacing w:val="-3"/>
                <w:kern w:val="2"/>
                <w:sz w:val="24"/>
                <w:szCs w:val="24"/>
                <w:lang w:val="en-US" w:eastAsia="zh-CN" w:bidi="zh-CN"/>
              </w:rPr>
              <w:t>通过采用抢占式时间片轮转调度方式，任务调度模块能够灵活地响应不同任务的优先级和截止时间要求，以最大程度地提高系统的性能和实时性能。这种调度策略综合考虑了任务的优先级和最早截止时间，并合理处理非实时性任务的周期性执行需求，以实现任务的高效调度和资源的有效利用。</w:t>
            </w:r>
          </w:p>
          <w:p>
            <w:pPr>
              <w:pStyle w:val="17"/>
              <w:numPr>
                <w:ilvl w:val="0"/>
                <w:numId w:val="0"/>
              </w:numPr>
              <w:spacing w:line="360" w:lineRule="auto"/>
              <w:jc w:val="center"/>
              <w:rPr>
                <w:rFonts w:hint="default" w:hAnsi="DejaVu Math TeX Gyre" w:cs="SimSun"/>
                <w:i w:val="0"/>
                <w:spacing w:val="-3"/>
                <w:kern w:val="2"/>
                <w:sz w:val="24"/>
                <w:szCs w:val="24"/>
                <w:lang w:val="en-US" w:eastAsia="zh-CN" w:bidi="zh-CN"/>
              </w:rPr>
            </w:pPr>
            <w:ins w:id="6" w:author="climatex" w:date="2023-12-27T10:46:27Z">
              <w:r>
                <w:rPr>
                  <w:rFonts w:hint="default" w:hAnsi="DejaVu Math TeX Gyre" w:cs="SimSun"/>
                  <w:i w:val="0"/>
                  <w:spacing w:val="-3"/>
                  <w:kern w:val="2"/>
                  <w:sz w:val="24"/>
                  <w:szCs w:val="24"/>
                  <w:lang w:val="en-US" w:eastAsia="zh-CN" w:bidi="zh-CN"/>
                </w:rPr>
                <w:drawing>
                  <wp:inline distT="0" distB="0" distL="114300" distR="114300">
                    <wp:extent cx="5452110" cy="2499360"/>
                    <wp:effectExtent l="0" t="0" r="0" b="0"/>
                    <wp:docPr id="23" name="Picture 23" descr="未命名文件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未命名文件 (16)"/>
                            <pic:cNvPicPr>
                              <a:picLocks noChangeAspect="1"/>
                            </pic:cNvPicPr>
                          </pic:nvPicPr>
                          <pic:blipFill>
                            <a:blip r:embed="rId10"/>
                            <a:stretch>
                              <a:fillRect/>
                            </a:stretch>
                          </pic:blipFill>
                          <pic:spPr>
                            <a:xfrm>
                              <a:off x="0" y="0"/>
                              <a:ext cx="5452110" cy="2499360"/>
                            </a:xfrm>
                            <a:prstGeom prst="rect">
                              <a:avLst/>
                            </a:prstGeom>
                          </pic:spPr>
                        </pic:pic>
                      </a:graphicData>
                    </a:graphic>
                  </wp:inline>
                </w:drawing>
              </w:r>
            </w:ins>
          </w:p>
          <w:p>
            <w:pPr>
              <w:pStyle w:val="8"/>
              <w:jc w:val="center"/>
              <w:rPr>
                <w:rFonts w:hint="default" w:eastAsia="黑体"/>
                <w:lang w:val="en-US" w:eastAsia="zh-CN"/>
              </w:rPr>
            </w:pPr>
            <w:r>
              <w:rPr>
                <w:rFonts w:hint="eastAsia"/>
              </w:rPr>
              <w:t xml:space="preserve">图 </w:t>
            </w:r>
            <w:r>
              <w:rPr>
                <w:rFonts w:hint="eastAsia"/>
                <w:lang w:val="en-US" w:eastAsia="zh-CN"/>
              </w:rPr>
              <w:t>4</w:t>
            </w:r>
            <w:r>
              <w:t xml:space="preserve"> </w:t>
            </w:r>
            <w:r>
              <w:rPr>
                <w:rFonts w:hint="eastAsia"/>
                <w:lang w:val="en-US" w:eastAsia="zh-CN"/>
              </w:rPr>
              <w:t>任务调度流程图</w:t>
            </w:r>
          </w:p>
          <w:p>
            <w:pPr>
              <w:pStyle w:val="17"/>
              <w:numPr>
                <w:ilvl w:val="0"/>
                <w:numId w:val="0"/>
              </w:numPr>
              <w:spacing w:line="360" w:lineRule="auto"/>
              <w:jc w:val="both"/>
              <w:rPr>
                <w:ins w:id="8" w:author="climatex" w:date="2023-12-26T15:42:50Z"/>
                <w:rFonts w:hint="eastAsia" w:hAnsi="DejaVu Math TeX Gyre" w:cs="SimSun"/>
                <w:i w:val="0"/>
                <w:spacing w:val="-3"/>
                <w:kern w:val="2"/>
                <w:sz w:val="24"/>
                <w:szCs w:val="24"/>
                <w:lang w:val="en-US" w:eastAsia="zh-CN" w:bidi="zh-CN"/>
              </w:rPr>
            </w:pPr>
            <w:r>
              <w:rPr>
                <w:rFonts w:hint="eastAsia" w:hAnsi="DejaVu Math TeX Gyre" w:cs="SimSun"/>
                <w:i w:val="0"/>
                <w:spacing w:val="-3"/>
                <w:kern w:val="2"/>
                <w:sz w:val="24"/>
                <w:szCs w:val="24"/>
                <w:lang w:val="en-US" w:eastAsia="zh-CN" w:bidi="zh-CN"/>
              </w:rPr>
              <w:t xml:space="preserve">  </w:t>
            </w:r>
          </w:p>
          <w:p>
            <w:pPr>
              <w:pStyle w:val="17"/>
              <w:numPr>
                <w:ilvl w:val="-1"/>
                <w:numId w:val="0"/>
              </w:numPr>
              <w:spacing w:line="360" w:lineRule="auto"/>
              <w:ind w:firstLine="468" w:firstLineChars="200"/>
              <w:jc w:val="left"/>
              <w:rPr>
                <w:rFonts w:hint="eastAsia" w:hAnsi="DejaVu Math TeX Gyre" w:cs="SimSun"/>
                <w:i w:val="0"/>
                <w:spacing w:val="-3"/>
                <w:kern w:val="2"/>
                <w:sz w:val="24"/>
                <w:szCs w:val="24"/>
                <w:lang w:val="en-US" w:eastAsia="zh-CN" w:bidi="zh-CN"/>
              </w:rPr>
            </w:pPr>
            <w:r>
              <w:rPr>
                <w:rFonts w:hint="eastAsia" w:hAnsi="DejaVu Math TeX Gyre" w:cs="SimSun"/>
                <w:i w:val="0"/>
                <w:spacing w:val="-3"/>
                <w:kern w:val="2"/>
                <w:sz w:val="24"/>
                <w:szCs w:val="24"/>
                <w:lang w:val="en-US" w:eastAsia="zh-CN" w:bidi="zh-CN"/>
              </w:rPr>
              <w:t>内存管理模块通过将内存空间划分为若干个大小为4k的内存页，并以链表的形式将它们串联起来，实现对内存的高效管理。当有分配内存的请求时，模块会从内存页链表的末尾取出最后一页，并将其分配给请求方。同时，该内存页会被初始化，以确保内容的正确性和一致性。而在回收内存页时，模块会对其进行格式化，并将其重新加入内存页链表的末尾，以供后续再次分配使用。</w:t>
            </w:r>
          </w:p>
          <w:p>
            <w:pPr>
              <w:pStyle w:val="17"/>
              <w:numPr>
                <w:ilvl w:val="0"/>
                <w:numId w:val="0"/>
              </w:numPr>
              <w:spacing w:line="360" w:lineRule="auto"/>
              <w:jc w:val="center"/>
              <w:rPr>
                <w:rFonts w:hint="eastAsia" w:hAnsi="DejaVu Math TeX Gyre" w:cs="SimSun"/>
                <w:i w:val="0"/>
                <w:spacing w:val="-3"/>
                <w:kern w:val="2"/>
                <w:sz w:val="24"/>
                <w:szCs w:val="24"/>
                <w:lang w:val="en-US" w:eastAsia="zh-CN" w:bidi="zh-CN"/>
              </w:rPr>
            </w:pPr>
            <w:r>
              <w:rPr>
                <w:rFonts w:hint="eastAsia" w:hAnsi="DejaVu Math TeX Gyre" w:cs="SimSun"/>
                <w:i w:val="0"/>
                <w:spacing w:val="-3"/>
                <w:kern w:val="2"/>
                <w:sz w:val="24"/>
                <w:szCs w:val="24"/>
                <w:lang w:val="en-US" w:eastAsia="zh-CN" w:bidi="zh-CN"/>
              </w:rPr>
              <w:drawing>
                <wp:inline distT="0" distB="0" distL="114300" distR="114300">
                  <wp:extent cx="4380865" cy="1257935"/>
                  <wp:effectExtent l="0" t="0" r="0" b="0"/>
                  <wp:docPr id="7" name="Picture 7"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未命名文件 (5)"/>
                          <pic:cNvPicPr>
                            <a:picLocks noChangeAspect="1"/>
                          </pic:cNvPicPr>
                        </pic:nvPicPr>
                        <pic:blipFill>
                          <a:blip r:embed="rId11"/>
                          <a:stretch>
                            <a:fillRect/>
                          </a:stretch>
                        </pic:blipFill>
                        <pic:spPr>
                          <a:xfrm>
                            <a:off x="0" y="0"/>
                            <a:ext cx="4380865" cy="1257935"/>
                          </a:xfrm>
                          <a:prstGeom prst="rect">
                            <a:avLst/>
                          </a:prstGeom>
                        </pic:spPr>
                      </pic:pic>
                    </a:graphicData>
                  </a:graphic>
                </wp:inline>
              </w:drawing>
            </w:r>
          </w:p>
          <w:p>
            <w:pPr>
              <w:pStyle w:val="8"/>
              <w:jc w:val="center"/>
              <w:rPr>
                <w:rFonts w:hint="eastAsia" w:hAnsi="DejaVu Math TeX Gyre" w:cs="SimSun"/>
                <w:i w:val="0"/>
                <w:spacing w:val="-3"/>
                <w:kern w:val="2"/>
                <w:sz w:val="24"/>
                <w:szCs w:val="24"/>
                <w:lang w:val="en-US" w:eastAsia="zh-CN" w:bidi="zh-CN"/>
              </w:rPr>
            </w:pPr>
            <w:r>
              <w:rPr>
                <w:rFonts w:hint="eastAsia"/>
              </w:rPr>
              <w:t xml:space="preserve">图 </w:t>
            </w:r>
            <w:r>
              <w:rPr>
                <w:rFonts w:hint="eastAsia"/>
                <w:lang w:val="en-US" w:eastAsia="zh-CN"/>
              </w:rPr>
              <w:t>5</w:t>
            </w:r>
            <w:r>
              <w:t xml:space="preserve"> </w:t>
            </w:r>
            <w:r>
              <w:rPr>
                <w:rFonts w:hint="eastAsia"/>
                <w:lang w:eastAsia="zh-CN"/>
              </w:rPr>
              <w:t>内存管理形式</w:t>
            </w:r>
          </w:p>
          <w:p>
            <w:pPr>
              <w:pStyle w:val="17"/>
              <w:numPr>
                <w:ilvl w:val="0"/>
                <w:numId w:val="0"/>
              </w:numPr>
              <w:spacing w:line="360" w:lineRule="auto"/>
              <w:ind w:firstLine="702" w:firstLineChars="300"/>
              <w:jc w:val="both"/>
              <w:rPr>
                <w:rFonts w:hint="eastAsia" w:hAnsi="DejaVu Math TeX Gyre" w:cs="SimSun"/>
                <w:i w:val="0"/>
                <w:spacing w:val="-3"/>
                <w:kern w:val="2"/>
                <w:sz w:val="24"/>
                <w:szCs w:val="24"/>
                <w:lang w:val="en-US" w:eastAsia="zh-CN" w:bidi="zh-CN"/>
              </w:rPr>
            </w:pPr>
            <w:r>
              <w:rPr>
                <w:rFonts w:hint="eastAsia" w:hAnsi="DejaVu Math TeX Gyre" w:cs="SimSun"/>
                <w:i w:val="0"/>
                <w:spacing w:val="-3"/>
                <w:kern w:val="2"/>
                <w:sz w:val="24"/>
                <w:szCs w:val="24"/>
                <w:lang w:val="en-US" w:eastAsia="zh-CN" w:bidi="zh-CN"/>
              </w:rPr>
              <w:t>这种基于内存页的管理方式具有一定的灵活性和效率。通过将内存空间划分为固定大小的内存页，模块可以更加高效地管理内存资源，避免内存碎片的产生。链表的结构使得内存页的分配和回收操作可以在常数时间内完成，提高了内存管理的效率。</w:t>
            </w:r>
          </w:p>
          <w:p>
            <w:pPr>
              <w:pStyle w:val="17"/>
              <w:numPr>
                <w:ilvl w:val="0"/>
                <w:numId w:val="0"/>
              </w:numPr>
              <w:spacing w:line="360" w:lineRule="auto"/>
              <w:jc w:val="both"/>
              <w:rPr>
                <w:rFonts w:hint="eastAsia" w:hAnsi="DejaVu Math TeX Gyre" w:cs="SimSun"/>
                <w:i w:val="0"/>
                <w:spacing w:val="-3"/>
                <w:kern w:val="2"/>
                <w:sz w:val="24"/>
                <w:szCs w:val="24"/>
                <w:lang w:val="en-US" w:eastAsia="zh-CN" w:bidi="zh-CN"/>
              </w:rPr>
            </w:pPr>
            <w:r>
              <w:rPr>
                <w:rFonts w:hint="eastAsia" w:hAnsi="DejaVu Math TeX Gyre" w:cs="SimSun"/>
                <w:i w:val="0"/>
                <w:spacing w:val="-3"/>
                <w:kern w:val="2"/>
                <w:sz w:val="24"/>
                <w:szCs w:val="24"/>
                <w:lang w:val="en-US" w:eastAsia="zh-CN" w:bidi="zh-CN"/>
              </w:rPr>
              <w:t>然而，当内存页的数量不足以满足分配请求时，系统将进入一种异常状态，称为系统panic。这种情况表示系统无法继续正常运行，因为没有足够的内存页可用于分配。系统panic是一种保护机制，它通常会触发错误处理程序或系统崩溃，以避免对无效的内存空间进行访问和操作。</w:t>
            </w:r>
          </w:p>
          <w:p>
            <w:pPr>
              <w:pStyle w:val="17"/>
              <w:numPr>
                <w:ilvl w:val="0"/>
                <w:numId w:val="0"/>
              </w:numPr>
              <w:spacing w:line="360" w:lineRule="auto"/>
              <w:ind w:firstLine="468" w:firstLineChars="200"/>
              <w:jc w:val="both"/>
              <w:rPr>
                <w:rFonts w:hint="eastAsia" w:hAnsi="DejaVu Math TeX Gyre" w:cs="SimSun"/>
                <w:i w:val="0"/>
                <w:spacing w:val="-3"/>
                <w:kern w:val="2"/>
                <w:sz w:val="24"/>
                <w:szCs w:val="24"/>
                <w:lang w:val="en-US" w:eastAsia="zh-CN" w:bidi="zh-CN"/>
              </w:rPr>
            </w:pPr>
            <w:r>
              <w:rPr>
                <w:rFonts w:hint="eastAsia" w:hAnsi="DejaVu Math TeX Gyre" w:cs="SimSun"/>
                <w:i w:val="0"/>
                <w:spacing w:val="-3"/>
                <w:kern w:val="2"/>
                <w:sz w:val="24"/>
                <w:szCs w:val="24"/>
                <w:lang w:val="en-US" w:eastAsia="zh-CN" w:bidi="zh-CN"/>
              </w:rPr>
              <w:t>内存管理模块的设计旨在提供高效、可靠的内存分配和回收机制，以满足系统对内存资源的需求。通过合理地划分和管理内存页，并采取适当的异常处理策略，模块可以有效地避免内存碎片和内存不足的问题，从而提高系统的可靠性和性能。</w:t>
            </w:r>
          </w:p>
          <w:p>
            <w:pPr>
              <w:pStyle w:val="17"/>
              <w:numPr>
                <w:ilvl w:val="0"/>
                <w:numId w:val="0"/>
              </w:numPr>
              <w:spacing w:line="360" w:lineRule="auto"/>
              <w:jc w:val="center"/>
              <w:rPr>
                <w:rFonts w:hint="eastAsia" w:hAnsi="DejaVu Math TeX Gyre" w:cs="SimSun"/>
                <w:i w:val="0"/>
                <w:spacing w:val="-3"/>
                <w:kern w:val="2"/>
                <w:sz w:val="24"/>
                <w:szCs w:val="24"/>
                <w:lang w:val="en-US" w:eastAsia="zh-CN" w:bidi="zh-CN"/>
              </w:rPr>
            </w:pPr>
            <w:ins w:id="9" w:author="climatex" w:date="2023-12-26T20:30:01Z">
              <w:r>
                <w:rPr>
                  <w:rFonts w:hint="eastAsia" w:hAnsi="DejaVu Math TeX Gyre" w:cs="SimSun"/>
                  <w:i w:val="0"/>
                  <w:spacing w:val="-3"/>
                  <w:kern w:val="2"/>
                  <w:sz w:val="24"/>
                  <w:szCs w:val="24"/>
                  <w:lang w:val="en-US" w:eastAsia="zh-CN" w:bidi="zh-CN"/>
                </w:rPr>
                <w:drawing>
                  <wp:inline distT="0" distB="0" distL="114300" distR="114300">
                    <wp:extent cx="5586730" cy="2641600"/>
                    <wp:effectExtent l="0" t="0" r="0" b="0"/>
                    <wp:docPr id="24" name="Picture 24" descr="未命名文件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未命名文件 (17)"/>
                            <pic:cNvPicPr>
                              <a:picLocks noChangeAspect="1"/>
                            </pic:cNvPicPr>
                          </pic:nvPicPr>
                          <pic:blipFill>
                            <a:blip r:embed="rId12"/>
                            <a:stretch>
                              <a:fillRect/>
                            </a:stretch>
                          </pic:blipFill>
                          <pic:spPr>
                            <a:xfrm>
                              <a:off x="0" y="0"/>
                              <a:ext cx="5586730" cy="2641600"/>
                            </a:xfrm>
                            <a:prstGeom prst="rect">
                              <a:avLst/>
                            </a:prstGeom>
                          </pic:spPr>
                        </pic:pic>
                      </a:graphicData>
                    </a:graphic>
                  </wp:inline>
                </w:drawing>
              </w:r>
            </w:ins>
          </w:p>
          <w:p>
            <w:pPr>
              <w:pStyle w:val="8"/>
              <w:jc w:val="center"/>
              <w:rPr>
                <w:rFonts w:hint="default" w:hAnsi="DejaVu Math TeX Gyre" w:cs="SimSun"/>
                <w:i w:val="0"/>
                <w:spacing w:val="-3"/>
                <w:kern w:val="2"/>
                <w:sz w:val="24"/>
                <w:szCs w:val="24"/>
                <w:lang w:val="en-US" w:eastAsia="zh-CN" w:bidi="zh-CN"/>
              </w:rPr>
            </w:pPr>
            <w:r>
              <w:rPr>
                <w:rFonts w:hint="eastAsia"/>
              </w:rPr>
              <w:t xml:space="preserve">图 </w:t>
            </w:r>
            <w:r>
              <w:rPr>
                <w:rFonts w:hint="eastAsia"/>
                <w:lang w:val="en-US" w:eastAsia="zh-CN"/>
              </w:rPr>
              <w:t>6</w:t>
            </w:r>
            <w:r>
              <w:t xml:space="preserve"> </w:t>
            </w:r>
            <w:r>
              <w:rPr>
                <w:rFonts w:hint="eastAsia"/>
                <w:lang w:eastAsia="zh-CN"/>
              </w:rPr>
              <w:t>内存管理流程图</w:t>
            </w:r>
            <w:bookmarkStart w:id="0" w:name="_GoBack"/>
            <w:bookmarkEnd w:id="0"/>
          </w:p>
          <w:p>
            <w:pPr>
              <w:pStyle w:val="17"/>
              <w:numPr>
                <w:ilvl w:val="0"/>
                <w:numId w:val="0"/>
              </w:numPr>
              <w:spacing w:line="360" w:lineRule="auto"/>
              <w:ind w:firstLine="702" w:firstLineChars="300"/>
              <w:jc w:val="both"/>
              <w:rPr>
                <w:rFonts w:hint="eastAsia" w:hAnsi="DejaVu Math TeX Gyre" w:cs="SimSun"/>
                <w:spacing w:val="-3"/>
                <w:kern w:val="2"/>
                <w:sz w:val="24"/>
                <w:szCs w:val="24"/>
                <w:lang w:val="en-US" w:eastAsia="zh-CN" w:bidi="zh-CN"/>
                <w:rPrChange w:id="11" w:author="climatex" w:date="2023-12-26T15:15:18Z">
                  <w:rPr>
                    <w:rFonts w:hint="eastAsia" w:hAnsi="SimSun" w:cs="SimSun"/>
                    <w:spacing w:val="-3"/>
                    <w:kern w:val="2"/>
                    <w:sz w:val="24"/>
                    <w:szCs w:val="24"/>
                    <w:lang w:val="en-US" w:eastAsia="zh-CN" w:bidi="zh-CN"/>
                  </w:rPr>
                </w:rPrChange>
              </w:rPr>
            </w:pPr>
            <w:r>
              <w:rPr>
                <w:rFonts w:hint="eastAsia" w:hAnsi="DejaVu Math TeX Gyre" w:cs="SimSun"/>
                <w:spacing w:val="-3"/>
                <w:kern w:val="2"/>
                <w:sz w:val="24"/>
                <w:szCs w:val="24"/>
                <w:lang w:val="en-US" w:eastAsia="zh-CN" w:bidi="zh-CN"/>
                <w:rPrChange w:id="12" w:author="climatex" w:date="2023-12-26T15:15:28Z">
                  <w:rPr>
                    <w:rFonts w:hint="eastAsia" w:hAnsi="SimSun" w:cs="SimSun"/>
                    <w:spacing w:val="-3"/>
                    <w:kern w:val="2"/>
                    <w:sz w:val="24"/>
                    <w:szCs w:val="24"/>
                    <w:lang w:val="en-US" w:eastAsia="zh-CN" w:bidi="zh-CN"/>
                  </w:rPr>
                </w:rPrChange>
              </w:rPr>
              <w:t>虚</w:t>
            </w:r>
            <w:r>
              <w:rPr>
                <w:rFonts w:hint="eastAsia" w:hAnsi="DejaVu Math TeX Gyre" w:cs="SimSun"/>
                <w:spacing w:val="-3"/>
                <w:kern w:val="2"/>
                <w:sz w:val="24"/>
                <w:szCs w:val="24"/>
                <w:lang w:val="en-US" w:eastAsia="zh-CN" w:bidi="zh-CN"/>
                <w:rPrChange w:id="13" w:author="climatex" w:date="2023-12-26T15:15:18Z">
                  <w:rPr>
                    <w:rFonts w:hint="eastAsia" w:hAnsi="SimSun" w:cs="SimSun"/>
                    <w:spacing w:val="-3"/>
                    <w:kern w:val="2"/>
                    <w:sz w:val="24"/>
                    <w:szCs w:val="24"/>
                    <w:lang w:val="en-US" w:eastAsia="zh-CN" w:bidi="zh-CN"/>
                  </w:rPr>
                </w:rPrChange>
              </w:rPr>
              <w:t>拟内存的实现通过使用RISC-V架构中的SV39地址转译模式，将物理地址映射到虚拟地址空间。这一过程涉及创建并使用页表，将页表的首地址写入SATP寄存器，以完成虚拟内存的启用。</w:t>
            </w:r>
          </w:p>
          <w:p>
            <w:pPr>
              <w:pStyle w:val="17"/>
              <w:numPr>
                <w:ilvl w:val="0"/>
                <w:numId w:val="0"/>
              </w:numPr>
              <w:spacing w:line="360" w:lineRule="auto"/>
              <w:ind w:firstLine="702" w:firstLineChars="300"/>
              <w:jc w:val="both"/>
              <w:rPr>
                <w:rFonts w:hint="eastAsia" w:hAnsi="DejaVu Math TeX Gyre" w:cs="SimSun"/>
                <w:spacing w:val="-3"/>
                <w:kern w:val="2"/>
                <w:sz w:val="24"/>
                <w:szCs w:val="24"/>
                <w:lang w:val="en-US" w:eastAsia="zh-CN" w:bidi="zh-CN"/>
                <w:rPrChange w:id="14" w:author="climatex" w:date="2023-12-26T15:15:18Z">
                  <w:rPr>
                    <w:rFonts w:hint="eastAsia" w:hAnsi="SimSun" w:cs="SimSun"/>
                    <w:spacing w:val="-3"/>
                    <w:kern w:val="2"/>
                    <w:sz w:val="24"/>
                    <w:szCs w:val="24"/>
                    <w:lang w:val="en-US" w:eastAsia="zh-CN" w:bidi="zh-CN"/>
                  </w:rPr>
                </w:rPrChange>
              </w:rPr>
            </w:pPr>
            <w:r>
              <w:rPr>
                <w:rFonts w:hint="eastAsia" w:hAnsi="DejaVu Math TeX Gyre" w:cs="SimSun"/>
                <w:spacing w:val="-3"/>
                <w:kern w:val="2"/>
                <w:sz w:val="24"/>
                <w:szCs w:val="24"/>
                <w:lang w:val="en-US" w:eastAsia="zh-CN" w:bidi="zh-CN"/>
                <w:rPrChange w:id="15" w:author="climatex" w:date="2023-12-26T15:15:18Z">
                  <w:rPr>
                    <w:rFonts w:hint="eastAsia" w:hAnsi="SimSun" w:cs="SimSun"/>
                    <w:spacing w:val="-3"/>
                    <w:kern w:val="2"/>
                    <w:sz w:val="24"/>
                    <w:szCs w:val="24"/>
                    <w:lang w:val="en-US" w:eastAsia="zh-CN" w:bidi="zh-CN"/>
                  </w:rPr>
                </w:rPrChange>
              </w:rPr>
              <w:t>在SV39地址转译模式下，虚拟地址空间被划分为多个页表级别，其中最底层的页表级别为页表页（Page Table Page，简称PTE）。每个PTE对应一块物理内存页，并存储了虚拟地址到物理地址的映射关系。通过多级页表的层次结构，可以有效地管理大型的虚拟地址空间。</w:t>
            </w:r>
          </w:p>
          <w:p>
            <w:pPr>
              <w:pStyle w:val="17"/>
              <w:numPr>
                <w:ilvl w:val="0"/>
                <w:numId w:val="0"/>
              </w:numPr>
              <w:spacing w:line="360" w:lineRule="auto"/>
              <w:ind w:firstLine="702" w:firstLineChars="300"/>
              <w:jc w:val="both"/>
              <w:rPr>
                <w:rFonts w:hint="eastAsia" w:hAnsi="DejaVu Math TeX Gyre" w:cs="SimSun"/>
                <w:spacing w:val="-3"/>
                <w:kern w:val="2"/>
                <w:sz w:val="24"/>
                <w:szCs w:val="24"/>
                <w:lang w:val="en-US" w:eastAsia="zh-CN" w:bidi="zh-CN"/>
                <w:rPrChange w:id="16" w:author="climatex" w:date="2023-12-26T15:15:18Z">
                  <w:rPr>
                    <w:rFonts w:hint="eastAsia" w:hAnsi="SimSun" w:cs="SimSun"/>
                    <w:spacing w:val="-3"/>
                    <w:kern w:val="2"/>
                    <w:sz w:val="24"/>
                    <w:szCs w:val="24"/>
                    <w:lang w:val="en-US" w:eastAsia="zh-CN" w:bidi="zh-CN"/>
                  </w:rPr>
                </w:rPrChange>
              </w:rPr>
            </w:pPr>
            <w:r>
              <w:rPr>
                <w:rFonts w:hint="eastAsia" w:hAnsi="DejaVu Math TeX Gyre" w:cs="SimSun"/>
                <w:spacing w:val="-3"/>
                <w:kern w:val="2"/>
                <w:sz w:val="24"/>
                <w:szCs w:val="24"/>
                <w:lang w:val="en-US" w:eastAsia="zh-CN" w:bidi="zh-CN"/>
                <w:rPrChange w:id="17" w:author="climatex" w:date="2023-12-26T15:15:18Z">
                  <w:rPr>
                    <w:rFonts w:hint="eastAsia" w:hAnsi="SimSun" w:cs="SimSun"/>
                    <w:spacing w:val="-3"/>
                    <w:kern w:val="2"/>
                    <w:sz w:val="24"/>
                    <w:szCs w:val="24"/>
                    <w:lang w:val="en-US" w:eastAsia="zh-CN" w:bidi="zh-CN"/>
                  </w:rPr>
                </w:rPrChange>
              </w:rPr>
              <w:t>在实现过程中，首先需要创建并初始化页表。通过将物理地址映射到适当的虚拟地址，页表建立了虚拟地址与物理地址之间的对应关系。然后，将页表的首地址写入系统控制寄存器SATP（Supervisor Address Translation and Protection），以告知处理器虚拟内存的起始地址和页表结构。</w:t>
            </w:r>
          </w:p>
          <w:p>
            <w:pPr>
              <w:pStyle w:val="17"/>
              <w:numPr>
                <w:ilvl w:val="0"/>
                <w:numId w:val="0"/>
              </w:numPr>
              <w:spacing w:line="360" w:lineRule="auto"/>
              <w:ind w:firstLine="702" w:firstLineChars="300"/>
              <w:jc w:val="both"/>
              <w:rPr>
                <w:rFonts w:hint="eastAsia" w:hAnsi="DejaVu Math TeX Gyre" w:cs="SimSun"/>
                <w:spacing w:val="-3"/>
                <w:kern w:val="2"/>
                <w:sz w:val="24"/>
                <w:szCs w:val="24"/>
                <w:lang w:val="en-US" w:eastAsia="zh-CN" w:bidi="zh-CN"/>
                <w:rPrChange w:id="18" w:author="climatex" w:date="2023-12-26T15:15:18Z">
                  <w:rPr>
                    <w:rFonts w:hint="eastAsia" w:hAnsi="SimSun" w:cs="SimSun"/>
                    <w:spacing w:val="-3"/>
                    <w:kern w:val="2"/>
                    <w:sz w:val="24"/>
                    <w:szCs w:val="24"/>
                    <w:lang w:val="en-US" w:eastAsia="zh-CN" w:bidi="zh-CN"/>
                  </w:rPr>
                </w:rPrChange>
              </w:rPr>
            </w:pPr>
            <w:r>
              <w:rPr>
                <w:rFonts w:hint="eastAsia" w:hAnsi="DejaVu Math TeX Gyre" w:cs="SimSun"/>
                <w:spacing w:val="-3"/>
                <w:kern w:val="2"/>
                <w:sz w:val="24"/>
                <w:szCs w:val="24"/>
                <w:lang w:val="en-US" w:eastAsia="zh-CN" w:bidi="zh-CN"/>
                <w:rPrChange w:id="19" w:author="climatex" w:date="2023-12-26T15:15:18Z">
                  <w:rPr>
                    <w:rFonts w:hint="eastAsia" w:hAnsi="SimSun" w:cs="SimSun"/>
                    <w:spacing w:val="-3"/>
                    <w:kern w:val="2"/>
                    <w:sz w:val="24"/>
                    <w:szCs w:val="24"/>
                    <w:lang w:val="en-US" w:eastAsia="zh-CN" w:bidi="zh-CN"/>
                  </w:rPr>
                </w:rPrChange>
              </w:rPr>
              <w:t>通过使用SV39地址转译模式和页表，虚拟内存的实现实现了虚拟地址空间与物理地址空间之间的映射，提供了更大的地址空间和更灵活的内存管理能力。这种机制可以实现内存的分页管理，并允许操作系统对内存进行动态分配和保护，提高了系统的安全性和效率。</w:t>
            </w:r>
          </w:p>
          <w:p>
            <w:pPr>
              <w:keepNext w:val="0"/>
              <w:keepLines w:val="0"/>
              <w:widowControl/>
              <w:suppressLineNumbers w:val="0"/>
              <w:jc w:val="center"/>
            </w:pPr>
            <w:r>
              <w:rPr>
                <w:rFonts w:ascii="SimSun" w:hAnsi="SimSun" w:eastAsia="SimSun" w:cs="SimSun"/>
                <w:kern w:val="0"/>
                <w:sz w:val="24"/>
                <w:szCs w:val="24"/>
                <w:lang w:val="en-US" w:eastAsia="zh-CN" w:bidi="ar"/>
              </w:rPr>
              <w:drawing>
                <wp:inline distT="0" distB="0" distL="114300" distR="114300">
                  <wp:extent cx="5481320" cy="766445"/>
                  <wp:effectExtent l="0" t="0" r="5080" b="14605"/>
                  <wp:docPr id="1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IMG_256"/>
                          <pic:cNvPicPr>
                            <a:picLocks noChangeAspect="1"/>
                          </pic:cNvPicPr>
                        </pic:nvPicPr>
                        <pic:blipFill>
                          <a:blip r:embed="rId13"/>
                          <a:srcRect b="19264"/>
                          <a:stretch>
                            <a:fillRect/>
                          </a:stretch>
                        </pic:blipFill>
                        <pic:spPr>
                          <a:xfrm>
                            <a:off x="0" y="0"/>
                            <a:ext cx="5481320" cy="766445"/>
                          </a:xfrm>
                          <a:prstGeom prst="rect">
                            <a:avLst/>
                          </a:prstGeom>
                          <a:noFill/>
                          <a:ln w="9525">
                            <a:noFill/>
                          </a:ln>
                        </pic:spPr>
                      </pic:pic>
                    </a:graphicData>
                  </a:graphic>
                </wp:inline>
              </w:drawing>
            </w:r>
          </w:p>
          <w:p>
            <w:pPr>
              <w:pStyle w:val="8"/>
              <w:jc w:val="center"/>
              <w:rPr>
                <w:rFonts w:hint="default" w:hAnsi="DejaVu Math TeX Gyre" w:cs="SimSun"/>
                <w:i w:val="0"/>
                <w:spacing w:val="-3"/>
                <w:kern w:val="2"/>
                <w:sz w:val="24"/>
                <w:szCs w:val="24"/>
                <w:lang w:val="en-US" w:eastAsia="zh-CN" w:bidi="zh-CN"/>
              </w:rPr>
            </w:pPr>
            <w:r>
              <w:rPr>
                <w:rFonts w:hint="eastAsia"/>
              </w:rPr>
              <w:t xml:space="preserve">图 </w:t>
            </w:r>
            <w:r>
              <w:rPr>
                <w:rFonts w:hint="eastAsia"/>
                <w:lang w:val="en-US" w:eastAsia="zh-CN"/>
              </w:rPr>
              <w:t>7</w:t>
            </w:r>
            <w:r>
              <w:t xml:space="preserve"> </w:t>
            </w:r>
            <w:r>
              <w:rPr>
                <w:rFonts w:hint="eastAsia"/>
                <w:lang w:val="en-US" w:eastAsia="zh-CN"/>
              </w:rPr>
              <w:t>Sv39虚拟地址组成</w:t>
            </w:r>
          </w:p>
          <w:p>
            <w:pPr>
              <w:pStyle w:val="17"/>
              <w:spacing w:line="360" w:lineRule="auto"/>
              <w:ind w:firstLine="420" w:firstLineChars="200"/>
              <w:jc w:val="center"/>
            </w:pPr>
            <w:r>
              <w:drawing>
                <wp:inline distT="0" distB="0" distL="114300" distR="114300">
                  <wp:extent cx="5318125" cy="623570"/>
                  <wp:effectExtent l="0" t="0" r="15875" b="508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4"/>
                          <a:srcRect b="26276"/>
                          <a:stretch>
                            <a:fillRect/>
                          </a:stretch>
                        </pic:blipFill>
                        <pic:spPr>
                          <a:xfrm>
                            <a:off x="0" y="0"/>
                            <a:ext cx="5318125" cy="623570"/>
                          </a:xfrm>
                          <a:prstGeom prst="rect">
                            <a:avLst/>
                          </a:prstGeom>
                          <a:noFill/>
                          <a:ln>
                            <a:noFill/>
                          </a:ln>
                        </pic:spPr>
                      </pic:pic>
                    </a:graphicData>
                  </a:graphic>
                </wp:inline>
              </w:drawing>
            </w:r>
          </w:p>
          <w:p>
            <w:pPr>
              <w:pStyle w:val="8"/>
              <w:jc w:val="center"/>
              <w:rPr>
                <w:rFonts w:hint="eastAsia"/>
                <w:lang w:val="en-US" w:eastAsia="zh-CN"/>
              </w:rPr>
            </w:pPr>
            <w:r>
              <w:rPr>
                <w:rFonts w:hint="eastAsia"/>
              </w:rPr>
              <w:t xml:space="preserve">图 </w:t>
            </w:r>
            <w:r>
              <w:rPr>
                <w:rFonts w:hint="eastAsia"/>
                <w:lang w:val="en-US" w:eastAsia="zh-CN"/>
              </w:rPr>
              <w:t>8</w:t>
            </w:r>
            <w:r>
              <w:t xml:space="preserve"> </w:t>
            </w:r>
            <w:r>
              <w:rPr>
                <w:rFonts w:hint="eastAsia"/>
                <w:lang w:val="en-US" w:eastAsia="zh-CN"/>
              </w:rPr>
              <w:t>Sv39页表项组成</w:t>
            </w:r>
          </w:p>
          <w:p>
            <w:pPr>
              <w:rPr>
                <w:rFonts w:hint="default"/>
                <w:lang w:val="en-US" w:eastAsia="zh-CN"/>
              </w:rPr>
            </w:pPr>
            <w:r>
              <w:rPr>
                <w:rFonts w:hint="default"/>
                <w:lang w:val="en-US" w:eastAsia="zh-CN"/>
              </w:rPr>
              <w:drawing>
                <wp:inline distT="0" distB="0" distL="114300" distR="114300">
                  <wp:extent cx="5589905" cy="3763010"/>
                  <wp:effectExtent l="0" t="0" r="0" b="0"/>
                  <wp:docPr id="14" name="Picture 14" descr="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未命名文件 (9)"/>
                          <pic:cNvPicPr>
                            <a:picLocks noChangeAspect="1"/>
                          </pic:cNvPicPr>
                        </pic:nvPicPr>
                        <pic:blipFill>
                          <a:blip r:embed="rId15"/>
                          <a:stretch>
                            <a:fillRect/>
                          </a:stretch>
                        </pic:blipFill>
                        <pic:spPr>
                          <a:xfrm>
                            <a:off x="0" y="0"/>
                            <a:ext cx="5589905" cy="3763010"/>
                          </a:xfrm>
                          <a:prstGeom prst="rect">
                            <a:avLst/>
                          </a:prstGeom>
                        </pic:spPr>
                      </pic:pic>
                    </a:graphicData>
                  </a:graphic>
                </wp:inline>
              </w:drawing>
            </w:r>
          </w:p>
          <w:p>
            <w:pPr>
              <w:pStyle w:val="8"/>
              <w:jc w:val="center"/>
              <w:rPr>
                <w:rFonts w:hint="default"/>
                <w:lang w:val="en-US" w:eastAsia="zh-CN"/>
              </w:rPr>
            </w:pPr>
            <w:r>
              <w:rPr>
                <w:rFonts w:hint="eastAsia"/>
              </w:rPr>
              <w:t xml:space="preserve">图 </w:t>
            </w:r>
            <w:r>
              <w:rPr>
                <w:rFonts w:hint="eastAsia"/>
                <w:lang w:val="en-US" w:eastAsia="zh-CN"/>
              </w:rPr>
              <w:t>9</w:t>
            </w:r>
            <w:r>
              <w:t xml:space="preserve"> </w:t>
            </w:r>
            <w:r>
              <w:rPr>
                <w:rFonts w:hint="eastAsia"/>
                <w:lang w:val="en-US" w:eastAsia="zh-CN"/>
              </w:rPr>
              <w:t>Sv39页表组成</w:t>
            </w:r>
          </w:p>
          <w:p>
            <w:pPr>
              <w:pStyle w:val="17"/>
              <w:spacing w:line="360" w:lineRule="auto"/>
              <w:ind w:firstLine="468" w:firstLineChars="200"/>
              <w:jc w:val="both"/>
              <w:rPr>
                <w:rFonts w:hint="eastAsia" w:hAnsi="SimSun" w:cs="SimSun"/>
                <w:spacing w:val="-3"/>
                <w:kern w:val="2"/>
                <w:sz w:val="24"/>
                <w:szCs w:val="24"/>
                <w:lang w:val="en-US" w:eastAsia="zh-CN" w:bidi="zh-CN"/>
              </w:rPr>
            </w:pPr>
            <w:r>
              <w:rPr>
                <w:rFonts w:hint="eastAsia" w:hAnsi="SimSun" w:cs="SimSun"/>
                <w:spacing w:val="-3"/>
                <w:kern w:val="2"/>
                <w:sz w:val="24"/>
                <w:szCs w:val="24"/>
                <w:lang w:val="en-US" w:eastAsia="zh-CN" w:bidi="zh-CN"/>
              </w:rPr>
              <w:t>Sv39的从虚拟地址映射到物理地址的逻辑为：</w:t>
            </w:r>
          </w:p>
          <w:p>
            <w:pPr>
              <w:pStyle w:val="17"/>
              <w:numPr>
                <w:ilvl w:val="0"/>
                <w:numId w:val="10"/>
              </w:numPr>
              <w:spacing w:line="360" w:lineRule="auto"/>
              <w:ind w:firstLine="468" w:firstLineChars="200"/>
              <w:jc w:val="both"/>
              <w:rPr>
                <w:rFonts w:hint="eastAsia" w:hAnsi="SimSun" w:cs="SimSun"/>
                <w:spacing w:val="-3"/>
                <w:kern w:val="2"/>
                <w:sz w:val="24"/>
                <w:szCs w:val="24"/>
                <w:lang w:val="en-US" w:eastAsia="zh-CN" w:bidi="zh-CN"/>
              </w:rPr>
            </w:pPr>
            <w:r>
              <w:rPr>
                <w:rFonts w:hint="eastAsia" w:hAnsi="SimSun" w:cs="SimSun"/>
                <w:spacing w:val="-3"/>
                <w:kern w:val="2"/>
                <w:sz w:val="24"/>
                <w:szCs w:val="24"/>
                <w:lang w:val="en-US" w:eastAsia="zh-CN" w:bidi="zh-CN"/>
              </w:rPr>
              <w:t>通过VPN[2]中的数值找到一级页表中对应的页表项，从而定位到下一个二级页表的地址。</w:t>
            </w:r>
          </w:p>
          <w:p>
            <w:pPr>
              <w:pStyle w:val="17"/>
              <w:numPr>
                <w:ilvl w:val="0"/>
                <w:numId w:val="10"/>
              </w:numPr>
              <w:spacing w:line="360" w:lineRule="auto"/>
              <w:ind w:firstLine="468" w:firstLineChars="200"/>
              <w:jc w:val="both"/>
              <w:rPr>
                <w:rFonts w:hint="eastAsia" w:hAnsi="SimSun" w:cs="SimSun"/>
                <w:spacing w:val="-3"/>
                <w:kern w:val="2"/>
                <w:sz w:val="24"/>
                <w:szCs w:val="24"/>
                <w:lang w:val="en-US" w:eastAsia="zh-CN" w:bidi="zh-CN"/>
              </w:rPr>
            </w:pPr>
            <w:r>
              <w:rPr>
                <w:rFonts w:hint="eastAsia" w:hAnsi="SimSun" w:cs="SimSun"/>
                <w:spacing w:val="-3"/>
                <w:kern w:val="2"/>
                <w:sz w:val="24"/>
                <w:szCs w:val="24"/>
                <w:lang w:val="en-US" w:eastAsia="zh-CN" w:bidi="zh-CN"/>
              </w:rPr>
              <w:t>通过VPN[1]中的数值找到先前找到的二级页表中对应的页表项，从而定位到下一个三级页表的地址。</w:t>
            </w:r>
          </w:p>
          <w:p>
            <w:pPr>
              <w:pStyle w:val="17"/>
              <w:numPr>
                <w:ilvl w:val="0"/>
                <w:numId w:val="10"/>
              </w:numPr>
              <w:spacing w:line="360" w:lineRule="auto"/>
              <w:ind w:firstLine="468" w:firstLineChars="200"/>
              <w:jc w:val="both"/>
              <w:rPr>
                <w:rFonts w:hint="eastAsia" w:hAnsi="SimSun" w:cs="SimSun"/>
                <w:spacing w:val="-3"/>
                <w:kern w:val="2"/>
                <w:sz w:val="24"/>
                <w:szCs w:val="24"/>
                <w:lang w:val="en-US" w:eastAsia="zh-CN" w:bidi="zh-CN"/>
              </w:rPr>
            </w:pPr>
            <w:r>
              <w:rPr>
                <w:rFonts w:hint="eastAsia" w:hAnsi="SimSun" w:cs="SimSun"/>
                <w:spacing w:val="-3"/>
                <w:kern w:val="2"/>
                <w:sz w:val="24"/>
                <w:szCs w:val="24"/>
                <w:lang w:val="en-US" w:eastAsia="zh-CN" w:bidi="zh-CN"/>
              </w:rPr>
              <w:t>通过VPN[0]中的数值找到先前找到的三级页表中对应的页表项，从而定位到包含物理地址信息的页表项。</w:t>
            </w:r>
          </w:p>
          <w:p>
            <w:pPr>
              <w:pStyle w:val="17"/>
              <w:numPr>
                <w:ilvl w:val="0"/>
                <w:numId w:val="10"/>
              </w:numPr>
              <w:spacing w:line="360" w:lineRule="auto"/>
              <w:ind w:firstLine="468" w:firstLineChars="200"/>
              <w:jc w:val="both"/>
              <w:rPr>
                <w:rFonts w:hint="default" w:hAnsi="SimSun" w:cs="SimSun"/>
                <w:spacing w:val="-3"/>
                <w:kern w:val="2"/>
                <w:sz w:val="24"/>
                <w:szCs w:val="24"/>
                <w:lang w:val="en-US" w:eastAsia="zh-CN" w:bidi="zh-CN"/>
              </w:rPr>
            </w:pPr>
            <w:r>
              <w:rPr>
                <w:rFonts w:hint="eastAsia" w:hAnsi="SimSun" w:cs="SimSun"/>
                <w:spacing w:val="-3"/>
                <w:kern w:val="2"/>
                <w:sz w:val="24"/>
                <w:szCs w:val="24"/>
                <w:lang w:val="en-US" w:eastAsia="zh-CN" w:bidi="zh-CN"/>
              </w:rPr>
              <w:t>将包含物理地址信息的页表项通过右移8位再左移12位最后再加上虚拟地址的offset值的方式定位到最终的物理地址。</w:t>
            </w:r>
          </w:p>
          <w:p>
            <w:pPr>
              <w:pStyle w:val="17"/>
              <w:spacing w:line="360" w:lineRule="auto"/>
              <w:ind w:firstLine="468" w:firstLineChars="200"/>
              <w:jc w:val="both"/>
              <w:rPr>
                <w:rFonts w:hint="eastAsia" w:hAnsi="SimSun" w:cs="SimSun"/>
                <w:spacing w:val="-3"/>
                <w:kern w:val="2"/>
                <w:sz w:val="24"/>
                <w:szCs w:val="24"/>
                <w:lang w:val="en-US" w:eastAsia="zh-CN" w:bidi="zh-CN"/>
              </w:rPr>
            </w:pPr>
            <w:r>
              <w:rPr>
                <w:rFonts w:hint="eastAsia" w:hAnsi="SimSun" w:cs="SimSun"/>
                <w:spacing w:val="-3"/>
                <w:kern w:val="2"/>
                <w:sz w:val="24"/>
                <w:szCs w:val="24"/>
                <w:lang w:val="en-US" w:eastAsia="zh-CN" w:bidi="zh-CN"/>
              </w:rPr>
              <w:t>从物理地址映射到虚拟地址的方式与上面所描述的相反。</w:t>
            </w:r>
          </w:p>
          <w:p>
            <w:pPr>
              <w:pStyle w:val="17"/>
              <w:spacing w:line="360" w:lineRule="auto"/>
              <w:ind w:firstLine="468" w:firstLineChars="200"/>
              <w:jc w:val="both"/>
              <w:rPr>
                <w:rFonts w:hint="default" w:hAnsi="SimSun" w:cs="SimSun"/>
                <w:spacing w:val="-3"/>
                <w:kern w:val="2"/>
                <w:sz w:val="24"/>
                <w:szCs w:val="24"/>
                <w:lang w:val="en-US" w:eastAsia="zh-CN" w:bidi="zh-CN"/>
              </w:rPr>
            </w:pPr>
            <w:ins w:id="20" w:author="climatex" w:date="2023-12-26T20:30:15Z">
              <w:r>
                <w:rPr>
                  <w:rFonts w:hint="default" w:hAnsi="SimSun" w:cs="SimSun"/>
                  <w:spacing w:val="-3"/>
                  <w:kern w:val="2"/>
                  <w:sz w:val="24"/>
                  <w:szCs w:val="24"/>
                  <w:lang w:val="en-US" w:eastAsia="zh-CN" w:bidi="zh-CN"/>
                </w:rPr>
                <w:drawing>
                  <wp:inline distT="0" distB="0" distL="114300" distR="114300">
                    <wp:extent cx="5200650" cy="2868930"/>
                    <wp:effectExtent l="0" t="0" r="0" b="0"/>
                    <wp:docPr id="25" name="Picture 25" descr="未命名文件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未命名文件 (18)"/>
                            <pic:cNvPicPr>
                              <a:picLocks noChangeAspect="1"/>
                            </pic:cNvPicPr>
                          </pic:nvPicPr>
                          <pic:blipFill>
                            <a:blip r:embed="rId16"/>
                            <a:stretch>
                              <a:fillRect/>
                            </a:stretch>
                          </pic:blipFill>
                          <pic:spPr>
                            <a:xfrm>
                              <a:off x="0" y="0"/>
                              <a:ext cx="5200650" cy="2868930"/>
                            </a:xfrm>
                            <a:prstGeom prst="rect">
                              <a:avLst/>
                            </a:prstGeom>
                          </pic:spPr>
                        </pic:pic>
                      </a:graphicData>
                    </a:graphic>
                  </wp:inline>
                </w:drawing>
              </w:r>
            </w:ins>
          </w:p>
          <w:p>
            <w:pPr>
              <w:pStyle w:val="17"/>
              <w:spacing w:line="360" w:lineRule="auto"/>
              <w:ind w:firstLine="420" w:firstLineChars="200"/>
              <w:jc w:val="center"/>
              <w:rPr>
                <w:rFonts w:hint="eastAsia" w:hAnsi="SimSun" w:eastAsia="SimSun" w:cs="SimSun"/>
                <w:spacing w:val="-3"/>
                <w:kern w:val="2"/>
                <w:sz w:val="24"/>
                <w:szCs w:val="24"/>
                <w:lang w:val="en-US" w:eastAsia="zh-CN" w:bidi="zh-CN"/>
              </w:rPr>
            </w:pPr>
            <w:r>
              <w:rPr>
                <w:rFonts w:hint="eastAsia"/>
              </w:rPr>
              <w:t xml:space="preserve">图 </w:t>
            </w:r>
            <w:r>
              <w:rPr>
                <w:rFonts w:hint="eastAsia"/>
                <w:lang w:val="en-US" w:eastAsia="zh-CN"/>
              </w:rPr>
              <w:t>10</w:t>
            </w:r>
            <w:r>
              <w:rPr>
                <w:rFonts w:hint="eastAsia"/>
                <w:lang w:eastAsia="zh-CN"/>
              </w:rPr>
              <w:t>地址映射流程图</w:t>
            </w:r>
          </w:p>
          <w:p>
            <w:pPr>
              <w:pStyle w:val="17"/>
              <w:numPr>
                <w:ilvl w:val="0"/>
                <w:numId w:val="0"/>
              </w:numPr>
              <w:ind w:firstLine="702" w:firstLineChars="300"/>
              <w:jc w:val="both"/>
              <w:rPr>
                <w:rFonts w:hint="eastAsia" w:ascii="SimSun" w:hAnsi="DejaVu Math TeX Gyre" w:cs="SimSun"/>
                <w:spacing w:val="-3"/>
                <w:sz w:val="24"/>
                <w:szCs w:val="24"/>
                <w:lang w:val="en-US" w:eastAsia="zh-CN" w:bidi="zh-CN"/>
              </w:rPr>
            </w:pPr>
            <w:r>
              <w:rPr>
                <w:rFonts w:hint="eastAsia" w:ascii="SimSun" w:hAnsi="DejaVu Math TeX Gyre" w:cs="SimSun"/>
                <w:spacing w:val="-3"/>
                <w:sz w:val="24"/>
                <w:szCs w:val="24"/>
                <w:lang w:val="en-US" w:eastAsia="zh-CN" w:bidi="zh-CN"/>
              </w:rPr>
              <w:t>中断管理模块的实现基于RISC-V的中断控制模块。在程序启动时，系统处于机器模式（Machine Mode），这是RISC-V特权级别中的最高级别。当中断或异常发生时，默认情况下会切换到机器模式下执行，但这可能存在安全问题。为了解决这个问题，</w:t>
            </w:r>
            <w:r>
              <w:rPr>
                <w:rFonts w:hint="eastAsia" w:hAnsi="DejaVu Math TeX Gyre" w:cs="SimSun"/>
                <w:spacing w:val="-3"/>
                <w:sz w:val="24"/>
                <w:szCs w:val="24"/>
                <w:lang w:val="en-US" w:eastAsia="zh-CN" w:bidi="zh-CN"/>
              </w:rPr>
              <w:t>本课题</w:t>
            </w:r>
            <w:r>
              <w:rPr>
                <w:rFonts w:hint="eastAsia" w:ascii="SimSun" w:hAnsi="DejaVu Math TeX Gyre" w:cs="SimSun"/>
                <w:spacing w:val="-3"/>
                <w:sz w:val="24"/>
                <w:szCs w:val="24"/>
                <w:lang w:val="en-US" w:eastAsia="zh-CN" w:bidi="zh-CN"/>
              </w:rPr>
              <w:t>希望将控制权转移到监管者模式（Supervisor Mode）下执行。通过设置mdeleg（Machine Exception Delegation）寄存器和mideleg（Machine Interrupt Delegation）寄存器，可以实现这个目标。</w:t>
            </w:r>
          </w:p>
          <w:p>
            <w:pPr>
              <w:numPr>
                <w:ilvl w:val="-1"/>
                <w:numId w:val="0"/>
              </w:numPr>
              <w:spacing w:line="360" w:lineRule="auto"/>
              <w:jc w:val="center"/>
            </w:pPr>
            <w:ins w:id="22" w:author="climatex" w:date="2023-12-26T16:07:38Z">
              <w:r>
                <w:rPr/>
                <w:drawing>
                  <wp:inline distT="0" distB="0" distL="114300" distR="114300">
                    <wp:extent cx="5296535" cy="789940"/>
                    <wp:effectExtent l="0" t="0" r="18415" b="1016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17"/>
                            <a:srcRect r="-120" b="30889"/>
                            <a:stretch>
                              <a:fillRect/>
                            </a:stretch>
                          </pic:blipFill>
                          <pic:spPr>
                            <a:xfrm>
                              <a:off x="0" y="0"/>
                              <a:ext cx="5296535" cy="789940"/>
                            </a:xfrm>
                            <a:prstGeom prst="rect">
                              <a:avLst/>
                            </a:prstGeom>
                            <a:noFill/>
                            <a:ln>
                              <a:noFill/>
                            </a:ln>
                          </pic:spPr>
                        </pic:pic>
                      </a:graphicData>
                    </a:graphic>
                  </wp:inline>
                </w:drawing>
              </w:r>
            </w:ins>
          </w:p>
          <w:p>
            <w:pPr>
              <w:numPr>
                <w:ilvl w:val="-1"/>
                <w:numId w:val="0"/>
              </w:numPr>
              <w:spacing w:line="360" w:lineRule="auto"/>
              <w:jc w:val="center"/>
              <w:rPr>
                <w:rFonts w:hint="eastAsia"/>
                <w:lang w:val="en-US" w:eastAsia="zh-CN"/>
              </w:rPr>
            </w:pPr>
            <w:r>
              <w:rPr>
                <w:rFonts w:hint="eastAsia"/>
              </w:rPr>
              <w:t xml:space="preserve">图 </w:t>
            </w:r>
            <w:r>
              <w:rPr>
                <w:rFonts w:hint="eastAsia"/>
                <w:lang w:val="en-US" w:eastAsia="zh-CN"/>
              </w:rPr>
              <w:t>11 medeleg寄存器</w:t>
            </w:r>
          </w:p>
          <w:p>
            <w:pPr>
              <w:numPr>
                <w:ilvl w:val="-1"/>
                <w:numId w:val="0"/>
              </w:numPr>
              <w:spacing w:line="360" w:lineRule="auto"/>
              <w:jc w:val="center"/>
            </w:pPr>
            <w:ins w:id="24" w:author="climatex" w:date="2023-12-26T20:31:48Z">
              <w:r>
                <w:rPr/>
                <w:drawing>
                  <wp:inline distT="0" distB="0" distL="114300" distR="114300">
                    <wp:extent cx="5589905" cy="838200"/>
                    <wp:effectExtent l="0" t="0" r="10795"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18"/>
                            <a:stretch>
                              <a:fillRect/>
                            </a:stretch>
                          </pic:blipFill>
                          <pic:spPr>
                            <a:xfrm>
                              <a:off x="0" y="0"/>
                              <a:ext cx="5589905" cy="838200"/>
                            </a:xfrm>
                            <a:prstGeom prst="rect">
                              <a:avLst/>
                            </a:prstGeom>
                            <a:noFill/>
                            <a:ln>
                              <a:noFill/>
                            </a:ln>
                          </pic:spPr>
                        </pic:pic>
                      </a:graphicData>
                    </a:graphic>
                  </wp:inline>
                </w:drawing>
              </w:r>
            </w:ins>
          </w:p>
          <w:p>
            <w:pPr>
              <w:numPr>
                <w:ilvl w:val="-1"/>
                <w:numId w:val="0"/>
              </w:numPr>
              <w:spacing w:line="360" w:lineRule="auto"/>
              <w:jc w:val="center"/>
              <w:rPr>
                <w:rFonts w:hint="eastAsia"/>
                <w:lang w:val="en-US" w:eastAsia="zh-CN"/>
              </w:rPr>
            </w:pPr>
            <w:r>
              <w:rPr>
                <w:rFonts w:hint="eastAsia"/>
              </w:rPr>
              <w:t xml:space="preserve">图 </w:t>
            </w:r>
            <w:r>
              <w:rPr>
                <w:rFonts w:hint="eastAsia"/>
                <w:lang w:val="en-US" w:eastAsia="zh-CN"/>
              </w:rPr>
              <w:t>12 mideleg寄存器</w:t>
            </w:r>
          </w:p>
          <w:p>
            <w:pPr>
              <w:numPr>
                <w:ilvl w:val="-1"/>
                <w:numId w:val="0"/>
              </w:numPr>
              <w:spacing w:line="360" w:lineRule="auto"/>
              <w:jc w:val="both"/>
              <w:rPr>
                <w:rFonts w:hint="eastAsia" w:ascii="SimSun" w:hAnsi="DejaVu Math TeX Gyre" w:cs="SimSun"/>
                <w:spacing w:val="-3"/>
                <w:sz w:val="24"/>
                <w:lang w:val="en-US" w:eastAsia="zh-CN" w:bidi="zh-CN"/>
              </w:rPr>
            </w:pPr>
            <w:r>
              <w:rPr>
                <w:rFonts w:hint="eastAsia" w:ascii="SimSun" w:hAnsi="DejaVu Math TeX Gyre" w:cs="SimSun"/>
                <w:spacing w:val="-3"/>
                <w:sz w:val="24"/>
                <w:lang w:val="en-US" w:eastAsia="zh-CN" w:bidi="zh-CN"/>
              </w:rPr>
              <w:t>其中，mdeleg寄存器和mideleg寄存器中的每一位分别对应一个异常或中断，将对应位置设置为1表示将该异常或中断转移到监管者模式下执行。</w:t>
            </w:r>
          </w:p>
          <w:p>
            <w:pPr>
              <w:numPr>
                <w:ilvl w:val="-1"/>
                <w:numId w:val="0"/>
              </w:numPr>
              <w:spacing w:line="360" w:lineRule="auto"/>
              <w:jc w:val="center"/>
            </w:pPr>
            <w:r>
              <w:rPr>
                <w:rFonts w:hint="eastAsia" w:ascii="SimSun" w:hAnsi="DejaVu Math TeX Gyre" w:cs="SimSun"/>
                <w:spacing w:val="-3"/>
                <w:sz w:val="24"/>
                <w:lang w:val="en-US" w:eastAsia="zh-CN" w:bidi="zh-CN"/>
              </w:rPr>
              <w:t>在完成异常和中断的委派设置后，还需要开启监管者模式下的异常中断（exception interrupt）、时钟中断（timer interrupt）和软件中断（software interrupt）。通过设置sie寄存器中的SEIE、STIE、SSIE位来实现这一目的。</w:t>
            </w:r>
            <w:ins w:id="26" w:author="climatex" w:date="2023-12-26T20:31:15Z">
              <w:r>
                <w:rPr/>
                <w:drawing>
                  <wp:inline distT="0" distB="0" distL="114300" distR="114300">
                    <wp:extent cx="5012055" cy="751205"/>
                    <wp:effectExtent l="0" t="0" r="17145" b="10795"/>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19"/>
                            <a:stretch>
                              <a:fillRect/>
                            </a:stretch>
                          </pic:blipFill>
                          <pic:spPr>
                            <a:xfrm>
                              <a:off x="0" y="0"/>
                              <a:ext cx="5012055" cy="751205"/>
                            </a:xfrm>
                            <a:prstGeom prst="rect">
                              <a:avLst/>
                            </a:prstGeom>
                            <a:noFill/>
                            <a:ln>
                              <a:noFill/>
                            </a:ln>
                          </pic:spPr>
                        </pic:pic>
                      </a:graphicData>
                    </a:graphic>
                  </wp:inline>
                </w:drawing>
              </w:r>
            </w:ins>
          </w:p>
          <w:p>
            <w:pPr>
              <w:numPr>
                <w:ilvl w:val="-1"/>
                <w:numId w:val="0"/>
              </w:numPr>
              <w:spacing w:line="360" w:lineRule="auto"/>
              <w:jc w:val="center"/>
              <w:rPr>
                <w:rFonts w:hint="eastAsia"/>
                <w:lang w:val="en-US" w:eastAsia="zh-CN"/>
              </w:rPr>
            </w:pPr>
            <w:r>
              <w:rPr>
                <w:rFonts w:hint="eastAsia"/>
              </w:rPr>
              <w:t xml:space="preserve">图 </w:t>
            </w:r>
            <w:r>
              <w:rPr>
                <w:rFonts w:hint="eastAsia"/>
                <w:lang w:val="en-US" w:eastAsia="zh-CN"/>
              </w:rPr>
              <w:t>13 sie寄存器</w:t>
            </w:r>
          </w:p>
          <w:p>
            <w:pPr>
              <w:numPr>
                <w:ilvl w:val="-1"/>
                <w:numId w:val="0"/>
              </w:numPr>
              <w:spacing w:line="360" w:lineRule="auto"/>
              <w:jc w:val="both"/>
              <w:rPr>
                <w:rFonts w:hint="eastAsia" w:ascii="SimSun" w:hAnsi="DejaVu Math TeX Gyre" w:cs="SimSun"/>
                <w:spacing w:val="-3"/>
                <w:sz w:val="24"/>
                <w:lang w:val="en-US" w:eastAsia="zh-CN" w:bidi="zh-CN"/>
              </w:rPr>
            </w:pPr>
            <w:r>
              <w:rPr>
                <w:rFonts w:hint="eastAsia" w:ascii="SimSun" w:hAnsi="DejaVu Math TeX Gyre" w:cs="SimSun"/>
                <w:spacing w:val="-3"/>
                <w:sz w:val="24"/>
                <w:lang w:val="en-US" w:eastAsia="zh-CN" w:bidi="zh-CN"/>
              </w:rPr>
              <w:t>完成上述设置后，还需要设置sstatus寄存器中的SIE位，以启用监管者模式下的中断监听。</w:t>
            </w:r>
          </w:p>
          <w:p>
            <w:pPr>
              <w:numPr>
                <w:ilvl w:val="-1"/>
                <w:numId w:val="0"/>
              </w:numPr>
              <w:spacing w:line="360" w:lineRule="auto"/>
              <w:jc w:val="both"/>
            </w:pPr>
            <w:r>
              <w:drawing>
                <wp:inline distT="0" distB="0" distL="114300" distR="114300">
                  <wp:extent cx="5589270" cy="1229360"/>
                  <wp:effectExtent l="0" t="0" r="11430" b="889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0"/>
                          <a:srcRect b="16227"/>
                          <a:stretch>
                            <a:fillRect/>
                          </a:stretch>
                        </pic:blipFill>
                        <pic:spPr>
                          <a:xfrm>
                            <a:off x="0" y="0"/>
                            <a:ext cx="5589270" cy="1229360"/>
                          </a:xfrm>
                          <a:prstGeom prst="rect">
                            <a:avLst/>
                          </a:prstGeom>
                          <a:noFill/>
                          <a:ln>
                            <a:noFill/>
                          </a:ln>
                        </pic:spPr>
                      </pic:pic>
                    </a:graphicData>
                  </a:graphic>
                </wp:inline>
              </w:drawing>
            </w:r>
          </w:p>
          <w:p>
            <w:pPr>
              <w:numPr>
                <w:ilvl w:val="-1"/>
                <w:numId w:val="0"/>
              </w:numPr>
              <w:spacing w:line="360" w:lineRule="auto"/>
              <w:jc w:val="center"/>
              <w:rPr>
                <w:rFonts w:hint="eastAsia"/>
                <w:lang w:val="en-US" w:eastAsia="zh-CN"/>
              </w:rPr>
            </w:pPr>
            <w:r>
              <w:rPr>
                <w:rFonts w:hint="eastAsia"/>
              </w:rPr>
              <w:t xml:space="preserve">图 </w:t>
            </w:r>
            <w:r>
              <w:rPr>
                <w:rFonts w:hint="eastAsia"/>
                <w:lang w:val="en-US" w:eastAsia="zh-CN"/>
              </w:rPr>
              <w:t>14 sstatus寄存器</w:t>
            </w:r>
          </w:p>
          <w:p>
            <w:pPr>
              <w:numPr>
                <w:ilvl w:val="-1"/>
                <w:numId w:val="0"/>
              </w:numPr>
              <w:spacing w:line="360" w:lineRule="auto"/>
              <w:jc w:val="both"/>
              <w:rPr>
                <w:rFonts w:hint="eastAsia" w:ascii="SimSun" w:hAnsi="DejaVu Math TeX Gyre" w:cs="SimSun"/>
                <w:spacing w:val="-3"/>
                <w:sz w:val="24"/>
                <w:lang w:val="en-US" w:eastAsia="zh-CN" w:bidi="zh-CN"/>
              </w:rPr>
            </w:pPr>
            <w:r>
              <w:rPr>
                <w:rFonts w:hint="eastAsia" w:ascii="SimSun" w:hAnsi="DejaVu Math TeX Gyre" w:cs="SimSun"/>
                <w:spacing w:val="-3"/>
                <w:sz w:val="24"/>
                <w:lang w:val="en-US" w:eastAsia="zh-CN" w:bidi="zh-CN"/>
              </w:rPr>
              <w:t>当一个中断信号触发后，首先需要判断该中断是由异常还是设备触发的。通过读取scause寄存器可以获取相关信息来进行判断。</w:t>
            </w:r>
          </w:p>
          <w:p>
            <w:pPr>
              <w:numPr>
                <w:ilvl w:val="-1"/>
                <w:numId w:val="0"/>
              </w:numPr>
              <w:spacing w:line="360" w:lineRule="auto"/>
              <w:jc w:val="center"/>
            </w:pPr>
            <w:r>
              <w:drawing>
                <wp:inline distT="0" distB="0" distL="114300" distR="114300">
                  <wp:extent cx="5590540" cy="838835"/>
                  <wp:effectExtent l="0" t="0" r="10160" b="1841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21"/>
                          <a:srcRect b="34636"/>
                          <a:stretch>
                            <a:fillRect/>
                          </a:stretch>
                        </pic:blipFill>
                        <pic:spPr>
                          <a:xfrm>
                            <a:off x="0" y="0"/>
                            <a:ext cx="5590540" cy="838835"/>
                          </a:xfrm>
                          <a:prstGeom prst="rect">
                            <a:avLst/>
                          </a:prstGeom>
                          <a:noFill/>
                          <a:ln>
                            <a:noFill/>
                          </a:ln>
                        </pic:spPr>
                      </pic:pic>
                    </a:graphicData>
                  </a:graphic>
                </wp:inline>
              </w:drawing>
            </w:r>
          </w:p>
          <w:p>
            <w:pPr>
              <w:numPr>
                <w:ilvl w:val="-1"/>
                <w:numId w:val="0"/>
              </w:numPr>
              <w:spacing w:line="360" w:lineRule="auto"/>
              <w:jc w:val="center"/>
              <w:rPr>
                <w:rFonts w:hint="eastAsia"/>
                <w:lang w:val="en-US" w:eastAsia="zh-CN"/>
              </w:rPr>
            </w:pPr>
            <w:r>
              <w:rPr>
                <w:rFonts w:hint="eastAsia"/>
              </w:rPr>
              <w:t xml:space="preserve">图 </w:t>
            </w:r>
            <w:r>
              <w:rPr>
                <w:rFonts w:hint="eastAsia"/>
                <w:lang w:val="en-US" w:eastAsia="zh-CN"/>
              </w:rPr>
              <w:t>15 scause寄存器</w:t>
            </w:r>
          </w:p>
          <w:p>
            <w:pPr>
              <w:numPr>
                <w:ilvl w:val="-1"/>
                <w:numId w:val="0"/>
              </w:numPr>
              <w:spacing w:line="360" w:lineRule="auto"/>
              <w:jc w:val="both"/>
              <w:rPr>
                <w:rFonts w:hint="eastAsia" w:ascii="SimSun" w:hAnsi="DejaVu Math TeX Gyre" w:cs="SimSun"/>
                <w:spacing w:val="-3"/>
                <w:sz w:val="24"/>
                <w:lang w:val="en-US" w:eastAsia="zh-CN" w:bidi="zh-CN"/>
              </w:rPr>
            </w:pPr>
            <w:r>
              <w:rPr>
                <w:rFonts w:hint="eastAsia" w:ascii="SimSun" w:hAnsi="DejaVu Math TeX Gyre" w:cs="SimSun"/>
                <w:spacing w:val="-3"/>
                <w:sz w:val="24"/>
                <w:lang w:val="en-US" w:eastAsia="zh-CN" w:bidi="zh-CN"/>
              </w:rPr>
              <w:t>当中断为设备触发的中断信号时，scause寄存器的Interrupt位会被置为1，表示中断是由设备触发的。如果中断是异常引起的，则Interrupt位为0。</w:t>
            </w:r>
          </w:p>
          <w:p>
            <w:pPr>
              <w:numPr>
                <w:ilvl w:val="-1"/>
                <w:numId w:val="0"/>
              </w:numPr>
              <w:spacing w:line="360" w:lineRule="auto"/>
              <w:jc w:val="both"/>
              <w:rPr>
                <w:rFonts w:hint="eastAsia" w:ascii="SimSun" w:hAnsi="DejaVu Math TeX Gyre" w:cs="SimSun"/>
                <w:spacing w:val="-3"/>
                <w:sz w:val="24"/>
                <w:lang w:val="en-US" w:eastAsia="zh-CN" w:bidi="zh-CN"/>
              </w:rPr>
            </w:pPr>
            <w:r>
              <w:rPr>
                <w:rFonts w:hint="eastAsia" w:ascii="SimSun" w:hAnsi="DejaVu Math TeX Gyre" w:cs="SimSun"/>
                <w:spacing w:val="-3"/>
                <w:sz w:val="24"/>
                <w:lang w:val="en-US" w:eastAsia="zh-CN" w:bidi="zh-CN"/>
              </w:rPr>
              <w:t>通过读取Exception Code字段，可以进一步了解中断的具体类型和原因。Exception Code提供了更详细的信息，包括不同类型的异常和设备中断的编码。</w:t>
            </w:r>
          </w:p>
          <w:p>
            <w:pPr>
              <w:numPr>
                <w:ilvl w:val="-1"/>
                <w:numId w:val="0"/>
              </w:numPr>
              <w:spacing w:line="360" w:lineRule="auto"/>
              <w:jc w:val="center"/>
            </w:pPr>
            <w:r>
              <w:drawing>
                <wp:inline distT="0" distB="0" distL="114300" distR="114300">
                  <wp:extent cx="5589270" cy="6670675"/>
                  <wp:effectExtent l="0" t="0" r="11430" b="1587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2"/>
                          <a:stretch>
                            <a:fillRect/>
                          </a:stretch>
                        </pic:blipFill>
                        <pic:spPr>
                          <a:xfrm>
                            <a:off x="0" y="0"/>
                            <a:ext cx="5589270" cy="6670675"/>
                          </a:xfrm>
                          <a:prstGeom prst="rect">
                            <a:avLst/>
                          </a:prstGeom>
                          <a:noFill/>
                          <a:ln>
                            <a:noFill/>
                          </a:ln>
                        </pic:spPr>
                      </pic:pic>
                    </a:graphicData>
                  </a:graphic>
                </wp:inline>
              </w:drawing>
            </w:r>
          </w:p>
          <w:p>
            <w:pPr>
              <w:numPr>
                <w:ilvl w:val="-1"/>
                <w:numId w:val="0"/>
              </w:numPr>
              <w:spacing w:line="360" w:lineRule="auto"/>
              <w:jc w:val="center"/>
              <w:rPr>
                <w:rFonts w:hint="eastAsia"/>
                <w:lang w:val="en-US" w:eastAsia="zh-CN"/>
                <w:rPrChange w:id="28" w:author="climatex" w:date="2023-12-26T16:01:38Z">
                  <w:rPr>
                    <w:rFonts w:hint="default"/>
                    <w:lang w:val="en-US" w:eastAsia="zh-CN"/>
                  </w:rPr>
                </w:rPrChange>
              </w:rPr>
            </w:pPr>
            <w:r>
              <w:rPr>
                <w:rFonts w:hint="eastAsia"/>
              </w:rPr>
              <w:t xml:space="preserve">图 </w:t>
            </w:r>
            <w:r>
              <w:rPr>
                <w:rFonts w:hint="eastAsia"/>
                <w:lang w:val="en-US" w:eastAsia="zh-CN"/>
              </w:rPr>
              <w:t>16 Exception Code</w:t>
            </w:r>
          </w:p>
          <w:p>
            <w:pPr>
              <w:numPr>
                <w:ilvl w:val="-1"/>
                <w:numId w:val="0"/>
              </w:numPr>
              <w:spacing w:line="360" w:lineRule="auto"/>
              <w:jc w:val="both"/>
              <w:rPr>
                <w:rFonts w:hint="eastAsia" w:ascii="SimSun" w:hAnsi="DejaVu Math TeX Gyre" w:cs="SimSun"/>
                <w:spacing w:val="-3"/>
                <w:sz w:val="24"/>
                <w:lang w:val="en-US" w:eastAsia="zh-CN" w:bidi="zh-CN"/>
              </w:rPr>
            </w:pPr>
            <w:r>
              <w:rPr>
                <w:rFonts w:hint="eastAsia" w:ascii="SimSun" w:hAnsi="DejaVu Math TeX Gyre" w:cs="SimSun"/>
                <w:spacing w:val="-3"/>
                <w:sz w:val="24"/>
                <w:lang w:val="en-US" w:eastAsia="zh-CN" w:bidi="zh-CN"/>
              </w:rPr>
              <w:t>当中断类型为时钟中断时，该中断由CLINT（Core Local Interruptor）处理。而当中断类型为外部中断时，该中断由PLIC（Platform-Level Interrupt Controller）处理。</w:t>
            </w:r>
          </w:p>
          <w:p>
            <w:pPr>
              <w:numPr>
                <w:ilvl w:val="-1"/>
                <w:numId w:val="0"/>
              </w:numPr>
              <w:spacing w:line="360" w:lineRule="auto"/>
              <w:jc w:val="both"/>
              <w:rPr>
                <w:rFonts w:hint="eastAsia" w:ascii="SimSun" w:hAnsi="DejaVu Math TeX Gyre" w:cs="SimSun"/>
                <w:spacing w:val="-3"/>
                <w:sz w:val="24"/>
                <w:lang w:val="en-US" w:eastAsia="zh-CN" w:bidi="zh-CN"/>
              </w:rPr>
            </w:pPr>
            <w:r>
              <w:rPr>
                <w:rFonts w:hint="eastAsia" w:ascii="SimSun" w:hAnsi="DejaVu Math TeX Gyre" w:cs="SimSun"/>
                <w:spacing w:val="-3"/>
                <w:sz w:val="24"/>
                <w:lang w:val="en-US" w:eastAsia="zh-CN" w:bidi="zh-CN"/>
              </w:rPr>
              <w:t>当PLIC处理中断时，首先会跳转到stvec（Supervisor Trap Vector Base Address）寄存器所指向的中断向量处进行处理。stvec寄存器用于存储中断向量表的基地址，其中包含了处理不同中断类型的中断处理程序的入口点。</w:t>
            </w:r>
          </w:p>
          <w:p>
            <w:pPr>
              <w:numPr>
                <w:ilvl w:val="-1"/>
                <w:numId w:val="0"/>
              </w:numPr>
              <w:spacing w:line="360" w:lineRule="auto"/>
              <w:jc w:val="center"/>
            </w:pPr>
            <w:r>
              <w:drawing>
                <wp:inline distT="0" distB="0" distL="114300" distR="114300">
                  <wp:extent cx="5588000" cy="593090"/>
                  <wp:effectExtent l="0" t="0" r="12700" b="1651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23"/>
                          <a:srcRect b="29296"/>
                          <a:stretch>
                            <a:fillRect/>
                          </a:stretch>
                        </pic:blipFill>
                        <pic:spPr>
                          <a:xfrm>
                            <a:off x="0" y="0"/>
                            <a:ext cx="5588000" cy="593090"/>
                          </a:xfrm>
                          <a:prstGeom prst="rect">
                            <a:avLst/>
                          </a:prstGeom>
                          <a:noFill/>
                          <a:ln>
                            <a:noFill/>
                          </a:ln>
                        </pic:spPr>
                      </pic:pic>
                    </a:graphicData>
                  </a:graphic>
                </wp:inline>
              </w:drawing>
            </w:r>
          </w:p>
          <w:p>
            <w:pPr>
              <w:numPr>
                <w:ilvl w:val="-1"/>
                <w:numId w:val="0"/>
              </w:numPr>
              <w:spacing w:line="360" w:lineRule="auto"/>
              <w:jc w:val="center"/>
              <w:rPr>
                <w:rFonts w:hint="default"/>
                <w:lang w:val="en-US" w:eastAsia="zh-CN"/>
              </w:rPr>
            </w:pPr>
            <w:r>
              <w:rPr>
                <w:rFonts w:hint="eastAsia"/>
              </w:rPr>
              <w:t xml:space="preserve">图 </w:t>
            </w:r>
            <w:r>
              <w:rPr>
                <w:rFonts w:hint="eastAsia"/>
                <w:lang w:val="en-US" w:eastAsia="zh-CN"/>
              </w:rPr>
              <w:t>17 stvec寄存器</w:t>
            </w:r>
          </w:p>
          <w:p>
            <w:pPr>
              <w:numPr>
                <w:ilvl w:val="-1"/>
                <w:numId w:val="0"/>
              </w:numPr>
              <w:spacing w:line="360" w:lineRule="auto"/>
              <w:jc w:val="both"/>
              <w:rPr>
                <w:rFonts w:hint="eastAsia" w:ascii="SimSun" w:hAnsi="DejaVu Math TeX Gyre" w:cs="SimSun"/>
                <w:spacing w:val="-3"/>
                <w:sz w:val="24"/>
                <w:lang w:val="en-US" w:eastAsia="zh-CN" w:bidi="zh-CN"/>
              </w:rPr>
            </w:pPr>
            <w:r>
              <w:rPr>
                <w:rFonts w:hint="eastAsia" w:ascii="SimSun" w:hAnsi="DejaVu Math TeX Gyre" w:cs="SimSun"/>
                <w:spacing w:val="-3"/>
                <w:sz w:val="24"/>
                <w:lang w:val="en-US" w:eastAsia="zh-CN" w:bidi="zh-CN"/>
              </w:rPr>
              <w:t>PLIC（Platform-Level Interrupt Controller）通常会提供一组寄存器，其中包含了外部中断的相关信息，包括中断号、中断使能等。通过读取这些寄存器，可以获取当前触发的外部中断的中断号。</w:t>
            </w:r>
          </w:p>
          <w:p>
            <w:pPr>
              <w:numPr>
                <w:ilvl w:val="-1"/>
                <w:numId w:val="0"/>
              </w:numPr>
              <w:spacing w:line="360" w:lineRule="auto"/>
              <w:jc w:val="both"/>
              <w:rPr>
                <w:rFonts w:hint="eastAsia" w:ascii="SimSun" w:hAnsi="DejaVu Math TeX Gyre" w:cs="SimSun"/>
                <w:spacing w:val="-3"/>
                <w:sz w:val="24"/>
                <w:lang w:val="en-US" w:eastAsia="zh-CN" w:bidi="zh-CN"/>
              </w:rPr>
            </w:pPr>
            <w:r>
              <w:rPr>
                <w:rFonts w:hint="eastAsia" w:ascii="SimSun" w:hAnsi="DejaVu Math TeX Gyre" w:cs="SimSun"/>
                <w:spacing w:val="-3"/>
                <w:sz w:val="24"/>
                <w:lang w:val="en-US" w:eastAsia="zh-CN" w:bidi="zh-CN"/>
              </w:rPr>
              <w:t>一旦获取到中断号，可以根据中断号的映射关系，将控制权转移到相应的中断处理函数，进行中断的具体处理操作。中断处理函数可以是预先定义的函数，用于处理特定中断类型的逻辑。</w:t>
            </w:r>
          </w:p>
          <w:p>
            <w:pPr>
              <w:numPr>
                <w:ilvl w:val="-1"/>
                <w:numId w:val="0"/>
              </w:numPr>
              <w:spacing w:line="360" w:lineRule="auto"/>
              <w:jc w:val="center"/>
              <w:rPr>
                <w:rFonts w:hint="default"/>
                <w:lang w:val="en-US" w:eastAsia="zh-CN"/>
              </w:rPr>
            </w:pPr>
            <w:ins w:id="29" w:author="climatex" w:date="2023-12-26T20:30:33Z">
              <w:r>
                <w:rPr>
                  <w:rFonts w:hint="default"/>
                  <w:lang w:val="en-US" w:eastAsia="zh-CN"/>
                </w:rPr>
                <w:drawing>
                  <wp:inline distT="0" distB="0" distL="114300" distR="114300">
                    <wp:extent cx="5045710" cy="4841875"/>
                    <wp:effectExtent l="0" t="0" r="0" b="0"/>
                    <wp:docPr id="26" name="Picture 26" descr="未命名文件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未命名文件 (19)"/>
                            <pic:cNvPicPr>
                              <a:picLocks noChangeAspect="1"/>
                            </pic:cNvPicPr>
                          </pic:nvPicPr>
                          <pic:blipFill>
                            <a:blip r:embed="rId24"/>
                            <a:stretch>
                              <a:fillRect/>
                            </a:stretch>
                          </pic:blipFill>
                          <pic:spPr>
                            <a:xfrm>
                              <a:off x="0" y="0"/>
                              <a:ext cx="5045710" cy="4841875"/>
                            </a:xfrm>
                            <a:prstGeom prst="rect">
                              <a:avLst/>
                            </a:prstGeom>
                          </pic:spPr>
                        </pic:pic>
                      </a:graphicData>
                    </a:graphic>
                  </wp:inline>
                </w:drawing>
              </w:r>
            </w:ins>
          </w:p>
          <w:p>
            <w:pPr>
              <w:numPr>
                <w:ilvl w:val="-1"/>
                <w:numId w:val="0"/>
              </w:numPr>
              <w:spacing w:line="360" w:lineRule="auto"/>
              <w:jc w:val="center"/>
              <w:rPr>
                <w:rFonts w:hint="default"/>
                <w:lang w:val="en-US" w:eastAsia="zh-CN"/>
              </w:rPr>
            </w:pPr>
            <w:r>
              <w:rPr>
                <w:rFonts w:hint="eastAsia"/>
              </w:rPr>
              <w:t xml:space="preserve">图 </w:t>
            </w:r>
            <w:r>
              <w:rPr>
                <w:rFonts w:hint="eastAsia"/>
                <w:lang w:val="en-US" w:eastAsia="zh-CN"/>
              </w:rPr>
              <w:t>18 中断处理流程图</w:t>
            </w:r>
          </w:p>
          <w:p>
            <w:pPr>
              <w:numPr>
                <w:ilvl w:val="-1"/>
                <w:numId w:val="0"/>
              </w:numPr>
              <w:spacing w:line="360" w:lineRule="auto"/>
              <w:jc w:val="center"/>
              <w:rPr>
                <w:rFonts w:hint="default"/>
                <w:lang w:val="en-US" w:eastAsia="zh-CN"/>
              </w:rPr>
            </w:pPr>
          </w:p>
          <w:p>
            <w:pPr>
              <w:numPr>
                <w:ilvl w:val="0"/>
                <w:numId w:val="11"/>
              </w:numPr>
              <w:spacing w:line="360" w:lineRule="auto"/>
              <w:rPr>
                <w:rFonts w:ascii="SimSun" w:hAnsi="SimSun" w:cs="Arial"/>
                <w:color w:val="000000"/>
                <w:sz w:val="24"/>
              </w:rPr>
            </w:pPr>
            <w:r>
              <w:rPr>
                <w:rFonts w:hint="eastAsia" w:ascii="SimSun" w:hAnsi="SimSun" w:cs="Arial"/>
                <w:color w:val="000000"/>
                <w:sz w:val="24"/>
              </w:rPr>
              <w:t>可行性分析</w:t>
            </w:r>
          </w:p>
          <w:p>
            <w:pPr>
              <w:numPr>
                <w:ilvl w:val="-1"/>
                <w:numId w:val="0"/>
              </w:numPr>
              <w:spacing w:line="360" w:lineRule="auto"/>
              <w:ind w:firstLine="0" w:firstLineChars="0"/>
              <w:rPr>
                <w:rFonts w:hint="eastAsia" w:ascii="SimSun" w:hAnsi="DejaVu Math TeX Gyre" w:cs="SimSun"/>
                <w:i w:val="0"/>
                <w:spacing w:val="-3"/>
                <w:kern w:val="2"/>
                <w:sz w:val="24"/>
                <w:szCs w:val="24"/>
                <w:lang w:val="en-US" w:eastAsia="zh-CN" w:bidi="zh-CN"/>
              </w:rPr>
            </w:pPr>
          </w:p>
          <w:p>
            <w:pPr>
              <w:numPr>
                <w:ilvl w:val="0"/>
                <w:numId w:val="12"/>
              </w:numPr>
              <w:spacing w:line="360" w:lineRule="auto"/>
              <w:ind w:firstLine="468" w:firstLineChars="200"/>
              <w:rPr>
                <w:rFonts w:hint="eastAsia" w:ascii="SimSun" w:hAnsi="DejaVu Math TeX Gyre" w:cs="SimSun"/>
                <w:i w:val="0"/>
                <w:spacing w:val="-3"/>
                <w:kern w:val="2"/>
                <w:sz w:val="24"/>
                <w:szCs w:val="24"/>
                <w:lang w:val="en-US" w:eastAsia="zh-CN" w:bidi="zh-CN"/>
              </w:rPr>
            </w:pPr>
            <w:r>
              <w:rPr>
                <w:rFonts w:hint="eastAsia" w:ascii="SimSun" w:hAnsi="DejaVu Math TeX Gyre" w:cs="SimSun"/>
                <w:i w:val="0"/>
                <w:spacing w:val="-3"/>
                <w:kern w:val="2"/>
                <w:sz w:val="24"/>
                <w:szCs w:val="24"/>
                <w:lang w:val="en-US" w:eastAsia="zh-CN" w:bidi="zh-CN"/>
              </w:rPr>
              <w:t>RISC-V指令集架构在过去几年中取得了显著的发展势头。由于其开源性质和灵活性，吸引了众多开发者和研究者的关注和参与。在全球范围内，涌现出了许多RISC-V社区、论坛和开发平台，提供了丰富的相关资料、教程和技术支持。开发者可以通过这些平台获取最新的开发工具、编译器、调试器和文档。</w:t>
            </w:r>
          </w:p>
          <w:p>
            <w:pPr>
              <w:numPr>
                <w:ilvl w:val="0"/>
                <w:numId w:val="12"/>
              </w:numPr>
              <w:spacing w:line="360" w:lineRule="auto"/>
              <w:ind w:firstLine="468" w:firstLineChars="200"/>
              <w:rPr>
                <w:rFonts w:hint="eastAsia" w:ascii="SimSun" w:hAnsi="DejaVu Math TeX Gyre" w:cs="SimSun"/>
                <w:i w:val="0"/>
                <w:spacing w:val="-3"/>
                <w:kern w:val="2"/>
                <w:sz w:val="24"/>
                <w:szCs w:val="24"/>
                <w:lang w:val="en-US" w:eastAsia="zh-CN" w:bidi="zh-CN"/>
              </w:rPr>
            </w:pPr>
            <w:r>
              <w:rPr>
                <w:rFonts w:hint="eastAsia" w:ascii="SimSun" w:hAnsi="DejaVu Math TeX Gyre" w:cs="SimSun"/>
                <w:i w:val="0"/>
                <w:spacing w:val="-3"/>
                <w:kern w:val="2"/>
                <w:sz w:val="24"/>
                <w:szCs w:val="24"/>
                <w:lang w:val="en-US" w:eastAsia="zh-CN" w:bidi="zh-CN"/>
              </w:rPr>
              <w:t>随着RISC-V的发展，市场上出现了众多厂商提供的RISC-V架构的中央处理器（CPU）。这些CPU产品涵盖了不同的性能级别、功耗要求和应用场景。从嵌入式系统到高性能计算，从物联网设备到服务器，开发者可以根据项目需求选择适合的RISC-V CPU。这种多样性为实时操作系统的设计和实现提供了更大的灵活性和可选择性。</w:t>
            </w:r>
          </w:p>
          <w:p>
            <w:pPr>
              <w:numPr>
                <w:ilvl w:val="0"/>
                <w:numId w:val="12"/>
              </w:numPr>
              <w:spacing w:line="360" w:lineRule="auto"/>
              <w:ind w:firstLine="468" w:firstLineChars="200"/>
              <w:rPr>
                <w:rFonts w:hint="eastAsia" w:ascii="SimSun" w:hAnsi="DejaVu Math TeX Gyre" w:cs="SimSun"/>
                <w:i w:val="0"/>
                <w:spacing w:val="-3"/>
                <w:kern w:val="2"/>
                <w:sz w:val="24"/>
                <w:szCs w:val="24"/>
                <w:lang w:val="en-US" w:eastAsia="zh-CN" w:bidi="zh-CN"/>
              </w:rPr>
            </w:pPr>
            <w:r>
              <w:rPr>
                <w:rFonts w:hint="eastAsia" w:ascii="SimSun" w:hAnsi="DejaVu Math TeX Gyre" w:cs="SimSun"/>
                <w:i w:val="0"/>
                <w:spacing w:val="-3"/>
                <w:kern w:val="2"/>
                <w:sz w:val="24"/>
                <w:szCs w:val="24"/>
                <w:lang w:val="en-US" w:eastAsia="zh-CN" w:bidi="zh-CN"/>
              </w:rPr>
              <w:t>RISC-V的发展受益于强大的开源社区。在这个社区中，开发者可以分享他们的经验、解决方案和代码，并从其他人的工作中获得灵感和帮助。开源社区的协作精神鼓励了知识的共享和创新的加速，对于实时操作系统设计与实现项目来说，可以获得更多的资源和支持。</w:t>
            </w:r>
          </w:p>
          <w:p>
            <w:pPr>
              <w:numPr>
                <w:ilvl w:val="0"/>
                <w:numId w:val="12"/>
              </w:numPr>
              <w:spacing w:line="360" w:lineRule="auto"/>
              <w:ind w:firstLine="468" w:firstLineChars="200"/>
              <w:rPr>
                <w:rFonts w:hint="eastAsia" w:ascii="SimSun" w:hAnsi="DejaVu Math TeX Gyre" w:cs="SimSun"/>
                <w:i w:val="0"/>
                <w:spacing w:val="-3"/>
                <w:kern w:val="2"/>
                <w:sz w:val="24"/>
                <w:szCs w:val="24"/>
                <w:lang w:val="en-US" w:eastAsia="zh-CN" w:bidi="zh-CN"/>
              </w:rPr>
            </w:pPr>
            <w:r>
              <w:rPr>
                <w:rFonts w:hint="eastAsia" w:ascii="SimSun" w:hAnsi="DejaVu Math TeX Gyre" w:cs="SimSun"/>
                <w:i w:val="0"/>
                <w:spacing w:val="-3"/>
                <w:kern w:val="2"/>
                <w:sz w:val="24"/>
                <w:szCs w:val="24"/>
                <w:lang w:val="en-US" w:eastAsia="zh-CN" w:bidi="zh-CN"/>
              </w:rPr>
              <w:t>实时操作系统在诸多领域中都有广泛的应用需求，并且这些领域的发展趋势显示出对实时操作系统的需求将持续增长。例如，工业自动化领域需要高性能和可靠性的实时操作系统来管理和控制生产设备；物联网领域需要实时操作系统来处理大量的数据和实时通信；嵌入式系统领域需要轻量级且低功耗的实时操作系统来支持各种终端设备。这些市场需求提供了实时操作系统设计与实现项目的发展机会。</w:t>
            </w:r>
          </w:p>
          <w:p>
            <w:pPr>
              <w:spacing w:line="360" w:lineRule="auto"/>
              <w:ind w:firstLine="468" w:firstLineChars="200"/>
              <w:rPr>
                <w:b/>
                <w:color w:val="FF0000"/>
                <w:sz w:val="24"/>
              </w:rPr>
            </w:pPr>
            <w:r>
              <w:rPr>
                <w:rFonts w:hint="eastAsia" w:ascii="SimSun" w:hAnsi="DejaVu Math TeX Gyre" w:cs="SimSun"/>
                <w:i w:val="0"/>
                <w:spacing w:val="-3"/>
                <w:kern w:val="2"/>
                <w:sz w:val="24"/>
                <w:szCs w:val="24"/>
                <w:lang w:val="en-US" w:eastAsia="zh-CN" w:bidi="zh-CN"/>
              </w:rPr>
              <w:t>5、RISC-V架构的一个显著优势是其可扩展性和定制化能力。实时操作系统设计者可以根据具体应用的需求，选择和定制合适的指令集扩展和硬件功能，以提高系统的性能和效能。这种灵活性使得实时操作系统能够更好地适应不同的应用场景，并满足特定的实时要求。</w:t>
            </w:r>
          </w:p>
          <w:p>
            <w:pPr>
              <w:spacing w:line="360" w:lineRule="auto"/>
              <w:ind w:firstLine="482" w:firstLineChars="200"/>
              <w:rPr>
                <w:b/>
                <w:color w:val="FF0000"/>
                <w:sz w:val="24"/>
              </w:rPr>
            </w:pPr>
          </w:p>
          <w:p>
            <w:pPr>
              <w:spacing w:line="360" w:lineRule="auto"/>
              <w:ind w:firstLine="482" w:firstLineChars="200"/>
              <w:rPr>
                <w:b/>
                <w:color w:val="FF0000"/>
                <w:sz w:val="24"/>
              </w:rPr>
            </w:pPr>
          </w:p>
          <w:p>
            <w:pPr>
              <w:spacing w:line="360" w:lineRule="auto"/>
              <w:ind w:firstLine="482" w:firstLineChars="200"/>
              <w:rPr>
                <w:b/>
                <w:color w:val="FF0000"/>
                <w:sz w:val="24"/>
              </w:rPr>
            </w:pPr>
          </w:p>
          <w:p>
            <w:pPr>
              <w:spacing w:line="360" w:lineRule="auto"/>
              <w:ind w:firstLine="482" w:firstLineChars="200"/>
              <w:rPr>
                <w:b/>
                <w:color w:val="FF0000"/>
                <w:sz w:val="24"/>
              </w:rPr>
            </w:pPr>
          </w:p>
          <w:p>
            <w:pPr>
              <w:spacing w:line="360" w:lineRule="auto"/>
              <w:ind w:firstLine="482" w:firstLineChars="200"/>
              <w:rPr>
                <w:b/>
                <w:color w:val="FF0000"/>
                <w:sz w:val="24"/>
              </w:rPr>
            </w:pPr>
          </w:p>
          <w:p>
            <w:pPr>
              <w:spacing w:line="360" w:lineRule="auto"/>
              <w:ind w:firstLine="482" w:firstLineChars="200"/>
              <w:rPr>
                <w:b/>
                <w:color w:val="FF0000"/>
                <w:sz w:val="24"/>
              </w:rPr>
            </w:pPr>
          </w:p>
          <w:p>
            <w:pPr>
              <w:spacing w:line="360" w:lineRule="auto"/>
              <w:ind w:firstLine="482" w:firstLineChars="200"/>
              <w:rPr>
                <w:b/>
                <w:color w:val="FF0000"/>
                <w:sz w:val="24"/>
              </w:rPr>
            </w:pPr>
          </w:p>
          <w:p>
            <w:pPr>
              <w:spacing w:line="360" w:lineRule="auto"/>
              <w:ind w:firstLine="482" w:firstLineChars="200"/>
              <w:rPr>
                <w:b/>
                <w:color w:val="FF0000"/>
                <w:sz w:val="24"/>
              </w:rPr>
            </w:pPr>
          </w:p>
          <w:p>
            <w:pPr>
              <w:spacing w:line="360" w:lineRule="auto"/>
              <w:ind w:firstLine="482" w:firstLineChars="200"/>
              <w:rPr>
                <w:b/>
                <w:color w:val="FF0000"/>
                <w:sz w:val="24"/>
              </w:rPr>
            </w:pPr>
          </w:p>
          <w:p>
            <w:pPr>
              <w:spacing w:line="360" w:lineRule="auto"/>
              <w:ind w:firstLine="482" w:firstLineChars="200"/>
              <w:rPr>
                <w:b/>
                <w:color w:val="FF0000"/>
                <w:sz w:val="24"/>
              </w:rPr>
            </w:pPr>
          </w:p>
          <w:p>
            <w:pPr>
              <w:spacing w:line="360" w:lineRule="auto"/>
              <w:ind w:firstLine="482" w:firstLineChars="200"/>
              <w:rPr>
                <w:b/>
                <w:color w:val="FF0000"/>
                <w:sz w:val="24"/>
              </w:rPr>
            </w:pPr>
          </w:p>
          <w:p>
            <w:pPr>
              <w:spacing w:line="360" w:lineRule="auto"/>
              <w:ind w:firstLine="482" w:firstLineChars="200"/>
              <w:rPr>
                <w:b/>
                <w:color w:val="FF0000"/>
                <w:sz w:val="24"/>
              </w:rPr>
            </w:pPr>
          </w:p>
          <w:p>
            <w:pPr>
              <w:spacing w:line="360" w:lineRule="auto"/>
              <w:ind w:firstLine="482" w:firstLineChars="200"/>
              <w:rPr>
                <w:b/>
                <w:color w:val="FF0000"/>
                <w:sz w:val="24"/>
              </w:rPr>
            </w:pPr>
          </w:p>
          <w:p>
            <w:pPr>
              <w:spacing w:line="360" w:lineRule="auto"/>
              <w:ind w:firstLine="482" w:firstLineChars="200"/>
              <w:rPr>
                <w:b/>
                <w:color w:val="FF0000"/>
                <w:sz w:val="24"/>
              </w:rPr>
            </w:pPr>
          </w:p>
          <w:p>
            <w:pPr>
              <w:spacing w:line="360" w:lineRule="auto"/>
              <w:ind w:firstLine="482" w:firstLineChars="200"/>
              <w:rPr>
                <w:b/>
                <w:color w:val="FF0000"/>
                <w:sz w:val="24"/>
              </w:rPr>
            </w:pPr>
          </w:p>
          <w:p>
            <w:pPr>
              <w:spacing w:line="360" w:lineRule="auto"/>
              <w:ind w:firstLine="482" w:firstLineChars="200"/>
              <w:rPr>
                <w:b/>
                <w:color w:val="FF0000"/>
                <w:sz w:val="24"/>
              </w:rPr>
            </w:pPr>
          </w:p>
          <w:p>
            <w:pPr>
              <w:spacing w:line="360" w:lineRule="auto"/>
              <w:ind w:firstLine="482" w:firstLineChars="200"/>
              <w:rPr>
                <w:b/>
                <w:color w:val="FF0000"/>
                <w:sz w:val="24"/>
              </w:rPr>
            </w:pPr>
          </w:p>
          <w:p>
            <w:pPr>
              <w:spacing w:line="360" w:lineRule="auto"/>
              <w:ind w:firstLine="420" w:firstLineChars="200"/>
              <w:rPr>
                <w:rFonts w:ascii="SimSun" w:hAnsi="SimSun" w:cs="SimSun"/>
                <w:szCs w:val="28"/>
              </w:rPr>
            </w:pPr>
          </w:p>
        </w:tc>
      </w:tr>
      <w:tr>
        <w:tblPrEx>
          <w:tblCellMar>
            <w:top w:w="0" w:type="dxa"/>
            <w:left w:w="0" w:type="dxa"/>
            <w:bottom w:w="0" w:type="dxa"/>
            <w:right w:w="0" w:type="dxa"/>
          </w:tblCellMar>
        </w:tblPrEx>
        <w:trPr>
          <w:jc w:val="center"/>
        </w:trPr>
        <w:tc>
          <w:tcPr>
            <w:tcW w:w="8819" w:type="dxa"/>
            <w:tcBorders>
              <w:top w:val="single" w:color="000000" w:sz="6" w:space="0"/>
              <w:left w:val="single" w:color="000000" w:sz="6" w:space="0"/>
              <w:bottom w:val="single" w:color="auto" w:sz="6" w:space="0"/>
              <w:right w:val="single" w:color="000000" w:sz="6" w:space="0"/>
            </w:tcBorders>
          </w:tcPr>
          <w:p>
            <w:pPr>
              <w:spacing w:line="360" w:lineRule="auto"/>
              <w:rPr>
                <w:rFonts w:ascii="SimSun" w:hAnsi="SimSun" w:cs="SimSun"/>
                <w:szCs w:val="28"/>
              </w:rPr>
            </w:pPr>
          </w:p>
        </w:tc>
      </w:tr>
    </w:tbl>
    <w:p>
      <w:pPr>
        <w:jc w:val="center"/>
        <w:rPr>
          <w:rFonts w:ascii="SimSun" w:hAnsi="SimSun" w:cs="SimSun"/>
          <w:b/>
          <w:bCs/>
          <w:sz w:val="36"/>
          <w:szCs w:val="36"/>
        </w:rPr>
      </w:pPr>
      <w:r>
        <w:rPr>
          <w:b/>
          <w:bCs/>
          <w:sz w:val="44"/>
          <w:szCs w:val="44"/>
        </w:rPr>
        <w:br w:type="page"/>
      </w:r>
      <w:r>
        <w:rPr>
          <w:rFonts w:ascii="SimSun" w:hAnsi="SimSun" w:cs="SimSun"/>
          <w:b/>
          <w:bCs/>
          <w:sz w:val="36"/>
          <w:szCs w:val="36"/>
        </w:rPr>
        <w:t>毕 业</w:t>
      </w:r>
      <w:r>
        <w:rPr>
          <w:rFonts w:hint="eastAsia" w:ascii="SimSun" w:hAnsi="SimSun" w:cs="SimSun"/>
          <w:b/>
          <w:bCs/>
          <w:sz w:val="36"/>
          <w:szCs w:val="36"/>
        </w:rPr>
        <w:t xml:space="preserve"> </w:t>
      </w:r>
      <w:r>
        <w:rPr>
          <w:rFonts w:ascii="SimSun" w:hAnsi="SimSun" w:cs="SimSun"/>
          <w:b/>
          <w:bCs/>
          <w:sz w:val="36"/>
          <w:szCs w:val="36"/>
        </w:rPr>
        <w:t xml:space="preserve">论 文（设计） 开 题 报 告 </w:t>
      </w:r>
    </w:p>
    <w:tbl>
      <w:tblPr>
        <w:tblStyle w:val="3"/>
        <w:tblW w:w="88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jc w:val="center"/>
        </w:trPr>
        <w:tc>
          <w:tcPr>
            <w:tcW w:w="8820" w:type="dxa"/>
          </w:tcPr>
          <w:p>
            <w:pPr>
              <w:pStyle w:val="6"/>
              <w:spacing w:before="156" w:beforeLines="50"/>
              <w:ind w:left="0" w:firstLine="0" w:firstLineChars="0"/>
              <w:jc w:val="left"/>
              <w:rPr>
                <w:rFonts w:ascii="SimSun" w:hAnsi="SimSun"/>
              </w:rPr>
            </w:pPr>
            <w:r>
              <w:rPr>
                <w:rFonts w:hint="eastAsia" w:ascii="SimSun" w:hAnsi="SimSun"/>
                <w:b/>
                <w:bCs/>
              </w:rPr>
              <w:t>指导教师意见：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95" w:hRule="atLeast"/>
          <w:jc w:val="center"/>
        </w:trPr>
        <w:tc>
          <w:tcPr>
            <w:tcW w:w="8820" w:type="dxa"/>
          </w:tcPr>
          <w:p>
            <w:pPr>
              <w:pStyle w:val="6"/>
              <w:spacing w:line="360" w:lineRule="auto"/>
              <w:ind w:left="0" w:firstLine="0" w:firstLineChars="0"/>
              <w:jc w:val="left"/>
              <w:rPr>
                <w:rFonts w:ascii="SimSun" w:hAnsi="SimSun"/>
              </w:rPr>
            </w:pPr>
            <w:r>
              <w:rPr>
                <w:rFonts w:hint="eastAsia" w:ascii="SimSun" w:hAnsi="SimSun"/>
              </w:rPr>
              <w:t>1．对“文献综述”的评语：</w:t>
            </w:r>
          </w:p>
          <w:p>
            <w:pPr>
              <w:pStyle w:val="6"/>
              <w:spacing w:line="360" w:lineRule="auto"/>
              <w:ind w:hangingChars="224"/>
              <w:jc w:val="left"/>
              <w:rPr>
                <w:rFonts w:ascii="SimSun" w:hAnsi="SimSun"/>
                <w:sz w:val="24"/>
              </w:rPr>
            </w:pPr>
          </w:p>
          <w:p>
            <w:pPr>
              <w:pStyle w:val="6"/>
              <w:spacing w:line="360" w:lineRule="auto"/>
              <w:ind w:hangingChars="224"/>
              <w:jc w:val="left"/>
              <w:rPr>
                <w:rFonts w:ascii="SimSun" w:hAnsi="SimSun"/>
                <w:sz w:val="24"/>
              </w:rPr>
            </w:pPr>
          </w:p>
          <w:p>
            <w:pPr>
              <w:pStyle w:val="6"/>
              <w:spacing w:line="360" w:lineRule="auto"/>
              <w:ind w:hangingChars="224"/>
              <w:jc w:val="left"/>
              <w:rPr>
                <w:rFonts w:ascii="SimSun" w:hAnsi="SimSun"/>
                <w:sz w:val="24"/>
              </w:rPr>
            </w:pPr>
          </w:p>
          <w:p>
            <w:pPr>
              <w:pStyle w:val="6"/>
              <w:spacing w:line="360" w:lineRule="auto"/>
              <w:ind w:hangingChars="224"/>
              <w:jc w:val="left"/>
              <w:rPr>
                <w:rFonts w:ascii="SimSun" w:hAnsi="SimSun"/>
                <w:sz w:val="24"/>
              </w:rPr>
            </w:pPr>
          </w:p>
          <w:p>
            <w:pPr>
              <w:pStyle w:val="6"/>
              <w:spacing w:line="360" w:lineRule="auto"/>
              <w:ind w:hangingChars="224"/>
              <w:jc w:val="left"/>
              <w:rPr>
                <w:rFonts w:ascii="SimSun" w:hAnsi="SimSun"/>
                <w:sz w:val="24"/>
              </w:rPr>
            </w:pPr>
          </w:p>
          <w:p>
            <w:pPr>
              <w:pStyle w:val="6"/>
              <w:spacing w:line="360" w:lineRule="auto"/>
              <w:ind w:left="0" w:firstLine="0" w:firstLineChars="0"/>
              <w:jc w:val="left"/>
              <w:rPr>
                <w:rFonts w:ascii="SimSun" w:hAnsi="SimSun"/>
                <w:sz w:val="24"/>
              </w:rPr>
            </w:pPr>
          </w:p>
          <w:p>
            <w:pPr>
              <w:pStyle w:val="6"/>
              <w:spacing w:line="360" w:lineRule="auto"/>
              <w:ind w:left="0" w:firstLine="0" w:firstLineChars="0"/>
              <w:jc w:val="left"/>
              <w:rPr>
                <w:rFonts w:ascii="SimSun" w:hAnsi="SimSun"/>
                <w:sz w:val="24"/>
              </w:rPr>
            </w:pPr>
          </w:p>
          <w:p>
            <w:pPr>
              <w:pStyle w:val="6"/>
              <w:spacing w:line="360" w:lineRule="auto"/>
              <w:ind w:left="0" w:firstLine="0" w:firstLineChars="0"/>
              <w:jc w:val="left"/>
              <w:rPr>
                <w:rFonts w:ascii="SimSun" w:hAnsi="SimSun"/>
                <w:sz w:val="24"/>
              </w:rPr>
            </w:pPr>
            <w:r>
              <w:rPr>
                <w:rFonts w:hint="eastAsia" w:ascii="SimSun" w:hAnsi="SimSun"/>
              </w:rPr>
              <w:t>2．对本课题的深度、广度及工作量的意见和对论文（设计）结果的预测：</w:t>
            </w:r>
          </w:p>
          <w:p>
            <w:pPr>
              <w:pStyle w:val="6"/>
              <w:spacing w:line="360" w:lineRule="auto"/>
              <w:ind w:hangingChars="224"/>
              <w:jc w:val="left"/>
              <w:rPr>
                <w:rFonts w:ascii="SimSun" w:hAnsi="SimSun"/>
                <w:sz w:val="24"/>
              </w:rPr>
            </w:pPr>
          </w:p>
          <w:p>
            <w:pPr>
              <w:pStyle w:val="6"/>
              <w:spacing w:line="360" w:lineRule="auto"/>
              <w:ind w:hangingChars="224"/>
              <w:jc w:val="left"/>
              <w:rPr>
                <w:rFonts w:ascii="SimSun" w:hAnsi="SimSun"/>
                <w:sz w:val="24"/>
              </w:rPr>
            </w:pPr>
          </w:p>
          <w:p>
            <w:pPr>
              <w:pStyle w:val="6"/>
              <w:spacing w:line="360" w:lineRule="auto"/>
              <w:ind w:hangingChars="224"/>
              <w:jc w:val="left"/>
              <w:rPr>
                <w:rFonts w:ascii="SimSun" w:hAnsi="SimSun"/>
                <w:sz w:val="24"/>
              </w:rPr>
            </w:pPr>
          </w:p>
          <w:p>
            <w:pPr>
              <w:pStyle w:val="6"/>
              <w:spacing w:line="360" w:lineRule="auto"/>
              <w:ind w:left="0" w:firstLine="0" w:firstLineChars="0"/>
              <w:jc w:val="left"/>
              <w:rPr>
                <w:rFonts w:ascii="SimSun" w:hAnsi="SimSun"/>
                <w:sz w:val="24"/>
              </w:rPr>
            </w:pPr>
          </w:p>
          <w:p>
            <w:pPr>
              <w:pStyle w:val="6"/>
              <w:spacing w:line="360" w:lineRule="auto"/>
              <w:ind w:left="0" w:firstLine="0" w:firstLineChars="0"/>
              <w:jc w:val="left"/>
              <w:rPr>
                <w:rFonts w:ascii="SimSun" w:hAnsi="SimSun"/>
                <w:szCs w:val="28"/>
              </w:rPr>
            </w:pPr>
          </w:p>
          <w:p>
            <w:pPr>
              <w:pStyle w:val="6"/>
              <w:spacing w:line="360" w:lineRule="auto"/>
              <w:ind w:left="0" w:firstLine="0" w:firstLineChars="0"/>
              <w:jc w:val="left"/>
              <w:rPr>
                <w:rFonts w:ascii="SimSun" w:hAnsi="SimSun"/>
                <w:sz w:val="24"/>
              </w:rPr>
            </w:pPr>
            <w:r>
              <w:rPr>
                <w:rFonts w:ascii="SimSun" w:hAnsi="SimSun"/>
                <w:szCs w:val="28"/>
              </w:rPr>
              <w:t>3</w:t>
            </w:r>
            <w:r>
              <w:rPr>
                <w:rFonts w:hint="eastAsia" w:ascii="SimSun" w:hAnsi="SimSun"/>
                <w:szCs w:val="28"/>
              </w:rPr>
              <w:t>.是否同意开题：□同意  □不同意</w:t>
            </w:r>
          </w:p>
          <w:p>
            <w:pPr>
              <w:pStyle w:val="6"/>
              <w:spacing w:line="240" w:lineRule="auto"/>
              <w:ind w:left="0" w:firstLine="0" w:firstLineChars="0"/>
              <w:jc w:val="left"/>
              <w:rPr>
                <w:rFonts w:ascii="SimSun" w:hAnsi="SimSun"/>
                <w:u w:val="single"/>
              </w:rPr>
            </w:pPr>
            <w:r>
              <w:rPr>
                <w:rFonts w:hint="eastAsia" w:ascii="SimSun" w:hAnsi="SimSun"/>
              </w:rPr>
              <w:t>　　　　　　　　　　　　　　　　指导教师：</w:t>
            </w:r>
            <w:r>
              <w:rPr>
                <w:rFonts w:hint="eastAsia" w:ascii="SimSun" w:hAnsi="SimSun"/>
                <w:u w:val="single"/>
              </w:rPr>
              <w:t xml:space="preserve">               </w:t>
            </w:r>
          </w:p>
          <w:p>
            <w:pPr>
              <w:pStyle w:val="6"/>
              <w:spacing w:before="156" w:beforeLines="50"/>
              <w:jc w:val="right"/>
            </w:pPr>
            <w:r>
              <w:t>202</w:t>
            </w:r>
            <w:r>
              <w:rPr>
                <w:rFonts w:hint="eastAsia"/>
              </w:rPr>
              <w:t xml:space="preserve">  </w:t>
            </w:r>
            <w:r>
              <w:t>年</w:t>
            </w:r>
            <w:r>
              <w:rPr>
                <w:rFonts w:hint="eastAsia"/>
              </w:rPr>
              <w:t xml:space="preserve">  </w:t>
            </w:r>
            <w:r>
              <w:t>月</w:t>
            </w:r>
            <w:r>
              <w:rPr>
                <w:rFonts w:hint="eastAsia"/>
              </w:rPr>
              <w:t xml:space="preserve">  </w:t>
            </w:r>
            <w:r>
              <w:t>日</w:t>
            </w:r>
          </w:p>
          <w:p>
            <w:pPr>
              <w:pStyle w:val="6"/>
              <w:spacing w:line="240" w:lineRule="auto"/>
              <w:ind w:left="0" w:firstLine="0" w:firstLineChars="0"/>
              <w:jc w:val="right"/>
              <w:rPr>
                <w:b/>
                <w:bCs/>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8820" w:type="dxa"/>
          </w:tcPr>
          <w:p>
            <w:pPr>
              <w:pStyle w:val="6"/>
              <w:spacing w:line="240" w:lineRule="auto"/>
              <w:ind w:left="0" w:firstLine="0" w:firstLineChars="0"/>
              <w:jc w:val="left"/>
              <w:rPr>
                <w:rFonts w:ascii="SimSun" w:hAnsi="SimSun"/>
              </w:rPr>
            </w:pPr>
            <w:r>
              <w:rPr>
                <w:rFonts w:hint="eastAsia" w:ascii="SimSun" w:hAnsi="SimSun"/>
              </w:rPr>
              <w:t>所在专业审查意见：</w:t>
            </w:r>
          </w:p>
          <w:p>
            <w:pPr>
              <w:pStyle w:val="6"/>
              <w:spacing w:line="300" w:lineRule="auto"/>
              <w:ind w:left="0" w:firstLine="0" w:firstLineChars="0"/>
              <w:jc w:val="left"/>
              <w:rPr>
                <w:rFonts w:ascii="SimSun" w:hAnsi="SimSun"/>
                <w:sz w:val="21"/>
                <w:szCs w:val="21"/>
              </w:rPr>
            </w:pPr>
          </w:p>
          <w:p>
            <w:pPr>
              <w:pStyle w:val="6"/>
              <w:spacing w:line="300" w:lineRule="auto"/>
              <w:ind w:left="0" w:firstLine="0" w:firstLineChars="0"/>
              <w:jc w:val="left"/>
              <w:rPr>
                <w:rFonts w:ascii="SimSun" w:hAnsi="SimSun"/>
                <w:sz w:val="21"/>
                <w:szCs w:val="21"/>
              </w:rPr>
            </w:pPr>
          </w:p>
          <w:p>
            <w:pPr>
              <w:pStyle w:val="6"/>
              <w:spacing w:line="300" w:lineRule="auto"/>
              <w:ind w:left="0" w:firstLine="0" w:firstLineChars="0"/>
              <w:jc w:val="left"/>
              <w:rPr>
                <w:rFonts w:ascii="SimSun" w:hAnsi="SimSun"/>
                <w:sz w:val="21"/>
                <w:szCs w:val="21"/>
              </w:rPr>
            </w:pPr>
          </w:p>
          <w:p>
            <w:pPr>
              <w:pStyle w:val="6"/>
              <w:tabs>
                <w:tab w:val="left" w:pos="4572"/>
              </w:tabs>
              <w:spacing w:line="440" w:lineRule="exact"/>
              <w:ind w:left="0" w:firstLine="0" w:firstLineChars="0"/>
              <w:jc w:val="left"/>
              <w:rPr>
                <w:rFonts w:ascii="SimSun" w:hAnsi="SimSun"/>
                <w:u w:val="single"/>
              </w:rPr>
            </w:pPr>
            <w:r>
              <w:rPr>
                <w:rFonts w:hint="eastAsia" w:ascii="SimSun" w:hAnsi="SimSun"/>
              </w:rPr>
              <w:t>　　　　　　　　　　　　　　　　负责人：</w:t>
            </w:r>
            <w:r>
              <w:rPr>
                <w:rFonts w:hint="eastAsia" w:ascii="SimSun" w:hAnsi="SimSun"/>
                <w:u w:val="single"/>
              </w:rPr>
              <w:t xml:space="preserve">               </w:t>
            </w:r>
          </w:p>
          <w:p>
            <w:pPr>
              <w:pStyle w:val="6"/>
              <w:spacing w:before="156" w:beforeLines="50"/>
              <w:jc w:val="right"/>
            </w:pPr>
            <w:r>
              <w:t>202</w:t>
            </w:r>
            <w:r>
              <w:rPr>
                <w:rFonts w:hint="eastAsia"/>
              </w:rPr>
              <w:t xml:space="preserve">  </w:t>
            </w:r>
            <w:r>
              <w:t>年</w:t>
            </w:r>
            <w:r>
              <w:rPr>
                <w:rFonts w:hint="eastAsia"/>
              </w:rPr>
              <w:t xml:space="preserve">  </w:t>
            </w:r>
            <w:r>
              <w:t>月</w:t>
            </w:r>
            <w:r>
              <w:rPr>
                <w:rFonts w:hint="eastAsia"/>
              </w:rPr>
              <w:t xml:space="preserve">  </w:t>
            </w:r>
            <w:r>
              <w:t>日</w:t>
            </w:r>
          </w:p>
          <w:p>
            <w:pPr>
              <w:pStyle w:val="6"/>
              <w:spacing w:before="156" w:beforeLines="50"/>
              <w:jc w:val="right"/>
              <w:rPr>
                <w:rFonts w:ascii="SimSun" w:hAnsi="SimSun"/>
              </w:rPr>
            </w:pPr>
          </w:p>
        </w:tc>
      </w:tr>
    </w:tbl>
    <w:p/>
    <w:sectPr>
      <w:pgSz w:w="11906" w:h="16838"/>
      <w:pgMar w:top="1134" w:right="1797" w:bottom="1134" w:left="1797"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2020603050405020304"/>
    <w:charset w:val="01"/>
    <w:family w:val="auto"/>
    <w:pitch w:val="default"/>
    <w:sig w:usb0="00000000" w:usb1="00000000"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方正大标宋简体">
    <w:altName w:val="Droid Sans Fallback"/>
    <w:panose1 w:val="00000000000000000000"/>
    <w:charset w:val="86"/>
    <w:family w:val="auto"/>
    <w:pitch w:val="default"/>
    <w:sig w:usb0="00000000" w:usb1="00000000" w:usb2="00000010" w:usb3="00000000" w:csb0="00040000" w:csb1="00000000"/>
  </w:font>
  <w:font w:name="Cambria">
    <w:altName w:val="FreeSerif"/>
    <w:panose1 w:val="02040503050406030204"/>
    <w:charset w:val="00"/>
    <w:family w:val="roman"/>
    <w:pitch w:val="default"/>
    <w:sig w:usb0="00000000" w:usb1="00000000" w:usb2="02000000" w:usb3="00000000" w:csb0="2000019F" w:csb1="00000000"/>
  </w:font>
  <w:font w:name="FreeSerif">
    <w:panose1 w:val="02020603050405020304"/>
    <w:charset w:val="00"/>
    <w:family w:val="auto"/>
    <w:pitch w:val="default"/>
    <w:sig w:usb0="E59FAFFF" w:usb1="C200FDFF" w:usb2="43501B29" w:usb3="04000003" w:csb0="600101FF" w:csb1="FFFF0000"/>
  </w:font>
  <w:font w:name="Microsoft YaHei UI">
    <w:altName w:val="Droid Sans Fallback"/>
    <w:panose1 w:val="020B0503020204020204"/>
    <w:charset w:val="86"/>
    <w:family w:val="swiss"/>
    <w:pitch w:val="default"/>
    <w:sig w:usb0="00000000" w:usb1="00000000" w:usb2="00000016" w:usb3="00000000" w:csb0="0004001F" w:csb1="00000000"/>
  </w:font>
  <w:font w:name="楷体_GB2312">
    <w:altName w:val="Droid Sans Fallback"/>
    <w:panose1 w:val="00000000000000000000"/>
    <w:charset w:val="86"/>
    <w:family w:val="modern"/>
    <w:pitch w:val="default"/>
    <w:sig w:usb0="00000000" w:usb1="00000000" w:usb2="00000010" w:usb3="00000000" w:csb0="00040000" w:csb1="00000000"/>
  </w:font>
  <w:font w:name="仿宋_GB2312">
    <w:altName w:val="Droid Sans Fallback"/>
    <w:panose1 w:val="00000000000000000000"/>
    <w:charset w:val="86"/>
    <w:family w:val="modern"/>
    <w:pitch w:val="default"/>
    <w:sig w:usb0="00000000" w:usb1="00000000" w:usb2="00000010" w:usb3="00000000" w:csb0="00040000" w:csb1="00000000"/>
  </w:font>
  <w:font w:name="DejaVu Math TeX Gyre">
    <w:panose1 w:val="02000503000000000000"/>
    <w:charset w:val="00"/>
    <w:family w:val="auto"/>
    <w:pitch w:val="default"/>
    <w:sig w:usb0="A10000EF" w:usb1="4201F9EE" w:usb2="02000000" w:usb3="00000000" w:csb0="60000193" w:csb1="0DD40000"/>
  </w:font>
  <w:font w:name="AR PL UKai CN">
    <w:panose1 w:val="02000503000000000000"/>
    <w:charset w:val="86"/>
    <w:family w:val="auto"/>
    <w:pitch w:val="default"/>
    <w:sig w:usb0="A00002FF" w:usb1="3ACFFDFF" w:usb2="00000036" w:usb3="00000000" w:csb0="2016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ind w:firstLine="360"/>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A33BDA"/>
    <w:multiLevelType w:val="singleLevel"/>
    <w:tmpl w:val="87A33BDA"/>
    <w:lvl w:ilvl="0" w:tentative="0">
      <w:start w:val="1"/>
      <w:numFmt w:val="decimal"/>
      <w:suff w:val="nothing"/>
      <w:lvlText w:val="%1、"/>
      <w:lvlJc w:val="left"/>
    </w:lvl>
  </w:abstractNum>
  <w:abstractNum w:abstractNumId="1">
    <w:nsid w:val="9BFF17B1"/>
    <w:multiLevelType w:val="singleLevel"/>
    <w:tmpl w:val="9BFF17B1"/>
    <w:lvl w:ilvl="0" w:tentative="0">
      <w:start w:val="1"/>
      <w:numFmt w:val="decimal"/>
      <w:suff w:val="nothing"/>
      <w:lvlText w:val="%1、"/>
      <w:lvlJc w:val="left"/>
    </w:lvl>
  </w:abstractNum>
  <w:abstractNum w:abstractNumId="2">
    <w:nsid w:val="A7DE11B2"/>
    <w:multiLevelType w:val="singleLevel"/>
    <w:tmpl w:val="A7DE11B2"/>
    <w:lvl w:ilvl="0" w:tentative="0">
      <w:start w:val="1"/>
      <w:numFmt w:val="decimal"/>
      <w:suff w:val="nothing"/>
      <w:lvlText w:val="%1、"/>
      <w:lvlJc w:val="left"/>
    </w:lvl>
  </w:abstractNum>
  <w:abstractNum w:abstractNumId="3">
    <w:nsid w:val="B1FF496F"/>
    <w:multiLevelType w:val="singleLevel"/>
    <w:tmpl w:val="B1FF496F"/>
    <w:lvl w:ilvl="0" w:tentative="0">
      <w:start w:val="1"/>
      <w:numFmt w:val="decimal"/>
      <w:suff w:val="space"/>
      <w:lvlText w:val="[%1]"/>
      <w:lvlJc w:val="left"/>
    </w:lvl>
  </w:abstractNum>
  <w:abstractNum w:abstractNumId="4">
    <w:nsid w:val="DFFBF340"/>
    <w:multiLevelType w:val="singleLevel"/>
    <w:tmpl w:val="DFFBF340"/>
    <w:lvl w:ilvl="0" w:tentative="0">
      <w:start w:val="1"/>
      <w:numFmt w:val="decimal"/>
      <w:suff w:val="nothing"/>
      <w:lvlText w:val="%1、"/>
      <w:lvlJc w:val="left"/>
      <w:pPr>
        <w:ind w:left="456" w:leftChars="0" w:firstLine="0" w:firstLineChars="0"/>
      </w:pPr>
    </w:lvl>
  </w:abstractNum>
  <w:abstractNum w:abstractNumId="5">
    <w:nsid w:val="E9FCCA71"/>
    <w:multiLevelType w:val="singleLevel"/>
    <w:tmpl w:val="E9FCCA71"/>
    <w:lvl w:ilvl="0" w:tentative="0">
      <w:start w:val="1"/>
      <w:numFmt w:val="decimal"/>
      <w:suff w:val="nothing"/>
      <w:lvlText w:val="%1、"/>
      <w:lvlJc w:val="left"/>
    </w:lvl>
  </w:abstractNum>
  <w:abstractNum w:abstractNumId="6">
    <w:nsid w:val="F5FF66C6"/>
    <w:multiLevelType w:val="singleLevel"/>
    <w:tmpl w:val="F5FF66C6"/>
    <w:lvl w:ilvl="0" w:tentative="0">
      <w:start w:val="1"/>
      <w:numFmt w:val="decimal"/>
      <w:suff w:val="nothing"/>
      <w:lvlText w:val="%1、"/>
      <w:lvlJc w:val="left"/>
    </w:lvl>
  </w:abstractNum>
  <w:abstractNum w:abstractNumId="7">
    <w:nsid w:val="54643C8D"/>
    <w:multiLevelType w:val="singleLevel"/>
    <w:tmpl w:val="54643C8D"/>
    <w:lvl w:ilvl="0" w:tentative="0">
      <w:start w:val="1"/>
      <w:numFmt w:val="chineseCounting"/>
      <w:suff w:val="nothing"/>
      <w:lvlText w:val="%1、"/>
      <w:lvlJc w:val="left"/>
    </w:lvl>
  </w:abstractNum>
  <w:abstractNum w:abstractNumId="8">
    <w:nsid w:val="568089D6"/>
    <w:multiLevelType w:val="singleLevel"/>
    <w:tmpl w:val="568089D6"/>
    <w:lvl w:ilvl="0" w:tentative="0">
      <w:start w:val="2"/>
      <w:numFmt w:val="chineseCounting"/>
      <w:suff w:val="nothing"/>
      <w:lvlText w:val="%1、"/>
      <w:lvlJc w:val="left"/>
    </w:lvl>
  </w:abstractNum>
  <w:abstractNum w:abstractNumId="9">
    <w:nsid w:val="56809651"/>
    <w:multiLevelType w:val="singleLevel"/>
    <w:tmpl w:val="56809651"/>
    <w:lvl w:ilvl="0" w:tentative="0">
      <w:start w:val="5"/>
      <w:numFmt w:val="chineseCounting"/>
      <w:suff w:val="nothing"/>
      <w:lvlText w:val="%1、"/>
      <w:lvlJc w:val="left"/>
    </w:lvl>
  </w:abstractNum>
  <w:abstractNum w:abstractNumId="10">
    <w:nsid w:val="73623CFC"/>
    <w:multiLevelType w:val="singleLevel"/>
    <w:tmpl w:val="73623CFC"/>
    <w:lvl w:ilvl="0" w:tentative="0">
      <w:start w:val="1"/>
      <w:numFmt w:val="chineseCounting"/>
      <w:suff w:val="nothing"/>
      <w:lvlText w:val="%1、"/>
      <w:lvlJc w:val="left"/>
      <w:rPr>
        <w:rFonts w:hint="eastAsia"/>
      </w:rPr>
    </w:lvl>
  </w:abstractNum>
  <w:abstractNum w:abstractNumId="11">
    <w:nsid w:val="7E7D9DB0"/>
    <w:multiLevelType w:val="singleLevel"/>
    <w:tmpl w:val="7E7D9DB0"/>
    <w:lvl w:ilvl="0" w:tentative="0">
      <w:start w:val="1"/>
      <w:numFmt w:val="decimal"/>
      <w:suff w:val="nothing"/>
      <w:lvlText w:val="%1、"/>
      <w:lvlJc w:val="left"/>
    </w:lvl>
  </w:abstractNum>
  <w:num w:numId="1">
    <w:abstractNumId w:val="7"/>
  </w:num>
  <w:num w:numId="2">
    <w:abstractNumId w:val="3"/>
  </w:num>
  <w:num w:numId="3">
    <w:abstractNumId w:val="8"/>
  </w:num>
  <w:num w:numId="4">
    <w:abstractNumId w:val="6"/>
  </w:num>
  <w:num w:numId="5">
    <w:abstractNumId w:val="2"/>
  </w:num>
  <w:num w:numId="6">
    <w:abstractNumId w:val="10"/>
  </w:num>
  <w:num w:numId="7">
    <w:abstractNumId w:val="4"/>
  </w:num>
  <w:num w:numId="8">
    <w:abstractNumId w:val="5"/>
  </w:num>
  <w:num w:numId="9">
    <w:abstractNumId w:val="11"/>
  </w:num>
  <w:num w:numId="10">
    <w:abstractNumId w:val="0"/>
  </w:num>
  <w:num w:numId="11">
    <w:abstractNumId w:val="9"/>
  </w:num>
  <w:num w:numId="1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climatex">
    <w15:presenceInfo w15:providerId="None" w15:userId="climate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1"/>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hmZWYzNzdiZTFmOWNhMjM4ZmEwMWY3ZjQwMDNjMTYifQ=="/>
  </w:docVars>
  <w:rsids>
    <w:rsidRoot w:val="00172A27"/>
    <w:rsid w:val="00036D4E"/>
    <w:rsid w:val="00044291"/>
    <w:rsid w:val="00055FE0"/>
    <w:rsid w:val="00061E76"/>
    <w:rsid w:val="00064888"/>
    <w:rsid w:val="00064B0B"/>
    <w:rsid w:val="000656F0"/>
    <w:rsid w:val="00066ACA"/>
    <w:rsid w:val="00086D3D"/>
    <w:rsid w:val="00091535"/>
    <w:rsid w:val="00095C5E"/>
    <w:rsid w:val="000C5896"/>
    <w:rsid w:val="000C6029"/>
    <w:rsid w:val="000E1BA0"/>
    <w:rsid w:val="00106A2D"/>
    <w:rsid w:val="00116829"/>
    <w:rsid w:val="0013510E"/>
    <w:rsid w:val="00157386"/>
    <w:rsid w:val="001613D9"/>
    <w:rsid w:val="00172A27"/>
    <w:rsid w:val="001C6836"/>
    <w:rsid w:val="001D1CB5"/>
    <w:rsid w:val="001D38D9"/>
    <w:rsid w:val="00210E03"/>
    <w:rsid w:val="00285BBF"/>
    <w:rsid w:val="002A756D"/>
    <w:rsid w:val="002C76B3"/>
    <w:rsid w:val="002E0034"/>
    <w:rsid w:val="002F183B"/>
    <w:rsid w:val="00316BD4"/>
    <w:rsid w:val="003644FF"/>
    <w:rsid w:val="00372F5C"/>
    <w:rsid w:val="003C08B8"/>
    <w:rsid w:val="003C3BFB"/>
    <w:rsid w:val="003E702A"/>
    <w:rsid w:val="003F0FA9"/>
    <w:rsid w:val="004074C3"/>
    <w:rsid w:val="00423255"/>
    <w:rsid w:val="0044157E"/>
    <w:rsid w:val="004570E6"/>
    <w:rsid w:val="00473C2A"/>
    <w:rsid w:val="00495A84"/>
    <w:rsid w:val="004A0D09"/>
    <w:rsid w:val="005B1583"/>
    <w:rsid w:val="005C2890"/>
    <w:rsid w:val="005C5CD7"/>
    <w:rsid w:val="005D1A6B"/>
    <w:rsid w:val="00605C9B"/>
    <w:rsid w:val="00631B54"/>
    <w:rsid w:val="006335C9"/>
    <w:rsid w:val="00640064"/>
    <w:rsid w:val="006450E6"/>
    <w:rsid w:val="00657818"/>
    <w:rsid w:val="006631B2"/>
    <w:rsid w:val="006D061E"/>
    <w:rsid w:val="006F2DF9"/>
    <w:rsid w:val="00703E37"/>
    <w:rsid w:val="00705E89"/>
    <w:rsid w:val="00713CA8"/>
    <w:rsid w:val="00730957"/>
    <w:rsid w:val="007522BB"/>
    <w:rsid w:val="007619B9"/>
    <w:rsid w:val="007C040E"/>
    <w:rsid w:val="007C4914"/>
    <w:rsid w:val="007D0A85"/>
    <w:rsid w:val="008136B8"/>
    <w:rsid w:val="0081400C"/>
    <w:rsid w:val="008243DC"/>
    <w:rsid w:val="00852098"/>
    <w:rsid w:val="00854FAC"/>
    <w:rsid w:val="008555B4"/>
    <w:rsid w:val="008A773D"/>
    <w:rsid w:val="008C51AD"/>
    <w:rsid w:val="008F6104"/>
    <w:rsid w:val="00934EF9"/>
    <w:rsid w:val="009361EE"/>
    <w:rsid w:val="00946407"/>
    <w:rsid w:val="00970574"/>
    <w:rsid w:val="009925BB"/>
    <w:rsid w:val="009B30E4"/>
    <w:rsid w:val="009C5D46"/>
    <w:rsid w:val="009D675D"/>
    <w:rsid w:val="009F451C"/>
    <w:rsid w:val="00A35E0B"/>
    <w:rsid w:val="00A54035"/>
    <w:rsid w:val="00A61E42"/>
    <w:rsid w:val="00A964FE"/>
    <w:rsid w:val="00AA7BE4"/>
    <w:rsid w:val="00AB54D7"/>
    <w:rsid w:val="00AB6A2C"/>
    <w:rsid w:val="00AD736A"/>
    <w:rsid w:val="00AF583C"/>
    <w:rsid w:val="00B359E7"/>
    <w:rsid w:val="00B46CEC"/>
    <w:rsid w:val="00B542CC"/>
    <w:rsid w:val="00B600EE"/>
    <w:rsid w:val="00B614C4"/>
    <w:rsid w:val="00BA4203"/>
    <w:rsid w:val="00BC3E34"/>
    <w:rsid w:val="00BF3331"/>
    <w:rsid w:val="00BF37BF"/>
    <w:rsid w:val="00C22F92"/>
    <w:rsid w:val="00C27599"/>
    <w:rsid w:val="00CA0CB4"/>
    <w:rsid w:val="00D009E4"/>
    <w:rsid w:val="00D20268"/>
    <w:rsid w:val="00D23E63"/>
    <w:rsid w:val="00D73D9B"/>
    <w:rsid w:val="00DA6F04"/>
    <w:rsid w:val="00DE4640"/>
    <w:rsid w:val="00E812CF"/>
    <w:rsid w:val="00E92E88"/>
    <w:rsid w:val="00EA2735"/>
    <w:rsid w:val="00EA3D1C"/>
    <w:rsid w:val="00EB75F3"/>
    <w:rsid w:val="00EE712B"/>
    <w:rsid w:val="00F30D12"/>
    <w:rsid w:val="00F70430"/>
    <w:rsid w:val="00FA0A2E"/>
    <w:rsid w:val="00FA23C2"/>
    <w:rsid w:val="00FB4532"/>
    <w:rsid w:val="00FE628D"/>
    <w:rsid w:val="015E034F"/>
    <w:rsid w:val="02AB476E"/>
    <w:rsid w:val="02D45932"/>
    <w:rsid w:val="034E307D"/>
    <w:rsid w:val="04820ADC"/>
    <w:rsid w:val="063F7B4D"/>
    <w:rsid w:val="072167DF"/>
    <w:rsid w:val="07397B77"/>
    <w:rsid w:val="07B92C3C"/>
    <w:rsid w:val="08F97D45"/>
    <w:rsid w:val="0A3906D2"/>
    <w:rsid w:val="0E914AF4"/>
    <w:rsid w:val="0FDBF150"/>
    <w:rsid w:val="0FE88217"/>
    <w:rsid w:val="0FF71253"/>
    <w:rsid w:val="10517053"/>
    <w:rsid w:val="13C80904"/>
    <w:rsid w:val="149B08DC"/>
    <w:rsid w:val="167D5C30"/>
    <w:rsid w:val="1A9234A5"/>
    <w:rsid w:val="1B7A59A1"/>
    <w:rsid w:val="1D021CC9"/>
    <w:rsid w:val="1D2441A4"/>
    <w:rsid w:val="1DCD4EF1"/>
    <w:rsid w:val="1E211D83"/>
    <w:rsid w:val="1F8345C2"/>
    <w:rsid w:val="20E94727"/>
    <w:rsid w:val="213D6C6A"/>
    <w:rsid w:val="218E591C"/>
    <w:rsid w:val="251EDB73"/>
    <w:rsid w:val="258A19A4"/>
    <w:rsid w:val="25C40884"/>
    <w:rsid w:val="25DB04AA"/>
    <w:rsid w:val="2649655F"/>
    <w:rsid w:val="26694887"/>
    <w:rsid w:val="278BA805"/>
    <w:rsid w:val="27D257DB"/>
    <w:rsid w:val="28666C3A"/>
    <w:rsid w:val="2891771E"/>
    <w:rsid w:val="28D7B134"/>
    <w:rsid w:val="29F22864"/>
    <w:rsid w:val="2BCA6504"/>
    <w:rsid w:val="2CFE6F5D"/>
    <w:rsid w:val="2D974F5D"/>
    <w:rsid w:val="2DAE12FF"/>
    <w:rsid w:val="31DF2E6B"/>
    <w:rsid w:val="333E321F"/>
    <w:rsid w:val="337A6892"/>
    <w:rsid w:val="349537D0"/>
    <w:rsid w:val="3535115B"/>
    <w:rsid w:val="353942DE"/>
    <w:rsid w:val="35BA5B31"/>
    <w:rsid w:val="35DF6A75"/>
    <w:rsid w:val="37FFE76D"/>
    <w:rsid w:val="38BE0728"/>
    <w:rsid w:val="39661E3A"/>
    <w:rsid w:val="399C91F1"/>
    <w:rsid w:val="39F0FE81"/>
    <w:rsid w:val="3B3458AE"/>
    <w:rsid w:val="3B8701AA"/>
    <w:rsid w:val="3BAE2FF9"/>
    <w:rsid w:val="3BBD8897"/>
    <w:rsid w:val="3D3A85E7"/>
    <w:rsid w:val="3DA01F80"/>
    <w:rsid w:val="3DFEE427"/>
    <w:rsid w:val="3EE427BB"/>
    <w:rsid w:val="3EFF0F7A"/>
    <w:rsid w:val="3F37076A"/>
    <w:rsid w:val="416702DC"/>
    <w:rsid w:val="41991DB0"/>
    <w:rsid w:val="427E7AA4"/>
    <w:rsid w:val="42B22221"/>
    <w:rsid w:val="46D51AAC"/>
    <w:rsid w:val="470A1C4C"/>
    <w:rsid w:val="476CC698"/>
    <w:rsid w:val="48D5178D"/>
    <w:rsid w:val="4ABB612A"/>
    <w:rsid w:val="4C205671"/>
    <w:rsid w:val="4DBC6717"/>
    <w:rsid w:val="4E2415BF"/>
    <w:rsid w:val="4FD39B05"/>
    <w:rsid w:val="50914F3C"/>
    <w:rsid w:val="517B61BE"/>
    <w:rsid w:val="5277735B"/>
    <w:rsid w:val="55B6C60A"/>
    <w:rsid w:val="55CC73D2"/>
    <w:rsid w:val="564C5721"/>
    <w:rsid w:val="564E44A8"/>
    <w:rsid w:val="56AD7D44"/>
    <w:rsid w:val="579A82EC"/>
    <w:rsid w:val="58633B93"/>
    <w:rsid w:val="58C231ED"/>
    <w:rsid w:val="58E80569"/>
    <w:rsid w:val="59C524D5"/>
    <w:rsid w:val="5A384A12"/>
    <w:rsid w:val="5B5828EC"/>
    <w:rsid w:val="5B7DCF27"/>
    <w:rsid w:val="5CCF3977"/>
    <w:rsid w:val="5CD4565B"/>
    <w:rsid w:val="5D7B386B"/>
    <w:rsid w:val="5DDE4849"/>
    <w:rsid w:val="5E464238"/>
    <w:rsid w:val="5EFEC9F0"/>
    <w:rsid w:val="5F274BAB"/>
    <w:rsid w:val="5FBB5E59"/>
    <w:rsid w:val="5FDFA1B5"/>
    <w:rsid w:val="5FF3313C"/>
    <w:rsid w:val="614D1FB2"/>
    <w:rsid w:val="618E081D"/>
    <w:rsid w:val="64746C6E"/>
    <w:rsid w:val="658D32AB"/>
    <w:rsid w:val="65F3C4FE"/>
    <w:rsid w:val="65FF52AC"/>
    <w:rsid w:val="66B5E91F"/>
    <w:rsid w:val="6777747C"/>
    <w:rsid w:val="67B03BCE"/>
    <w:rsid w:val="69756512"/>
    <w:rsid w:val="69C7F14E"/>
    <w:rsid w:val="69E676CD"/>
    <w:rsid w:val="69F95069"/>
    <w:rsid w:val="6A7327B4"/>
    <w:rsid w:val="6B0625EA"/>
    <w:rsid w:val="6B9B5A9A"/>
    <w:rsid w:val="6C12412D"/>
    <w:rsid w:val="6C75797B"/>
    <w:rsid w:val="6CCF1094"/>
    <w:rsid w:val="6DBF22AD"/>
    <w:rsid w:val="6DF75731"/>
    <w:rsid w:val="6EE9BBDB"/>
    <w:rsid w:val="6F483FA1"/>
    <w:rsid w:val="6FFBECE8"/>
    <w:rsid w:val="6FFEF9D0"/>
    <w:rsid w:val="72E44FB3"/>
    <w:rsid w:val="72E75711"/>
    <w:rsid w:val="73F66504"/>
    <w:rsid w:val="761D8B09"/>
    <w:rsid w:val="76450616"/>
    <w:rsid w:val="76DF26DF"/>
    <w:rsid w:val="77BFBBAD"/>
    <w:rsid w:val="77BFC9F8"/>
    <w:rsid w:val="78054D74"/>
    <w:rsid w:val="792E8CDC"/>
    <w:rsid w:val="79C90F01"/>
    <w:rsid w:val="79F532EA"/>
    <w:rsid w:val="7A7DFE5E"/>
    <w:rsid w:val="7B4DEB85"/>
    <w:rsid w:val="7BC6579F"/>
    <w:rsid w:val="7BFEE682"/>
    <w:rsid w:val="7C3847D9"/>
    <w:rsid w:val="7C823954"/>
    <w:rsid w:val="7CAC6D16"/>
    <w:rsid w:val="7D7F6AED"/>
    <w:rsid w:val="7DEFDDED"/>
    <w:rsid w:val="7EDF995F"/>
    <w:rsid w:val="7EE60BBF"/>
    <w:rsid w:val="7EEE1A55"/>
    <w:rsid w:val="7EFE4F69"/>
    <w:rsid w:val="7F7FC2AB"/>
    <w:rsid w:val="7F9776F3"/>
    <w:rsid w:val="7F9E5FF7"/>
    <w:rsid w:val="7FBDFFFB"/>
    <w:rsid w:val="7FCFAB6A"/>
    <w:rsid w:val="7FEBB931"/>
    <w:rsid w:val="7FEF97A8"/>
    <w:rsid w:val="7FF711BB"/>
    <w:rsid w:val="7FF7130F"/>
    <w:rsid w:val="7FF796C8"/>
    <w:rsid w:val="7FFA04C2"/>
    <w:rsid w:val="7FFB5C43"/>
    <w:rsid w:val="8FCDD013"/>
    <w:rsid w:val="8FEF6CC7"/>
    <w:rsid w:val="9D754F09"/>
    <w:rsid w:val="9DE75F72"/>
    <w:rsid w:val="9E7FAB7E"/>
    <w:rsid w:val="A76D6424"/>
    <w:rsid w:val="ADFD6FCB"/>
    <w:rsid w:val="B5FD8826"/>
    <w:rsid w:val="B7BB5140"/>
    <w:rsid w:val="B7DA2FA6"/>
    <w:rsid w:val="BCFFA31D"/>
    <w:rsid w:val="BEDEB167"/>
    <w:rsid w:val="BFFC5E7C"/>
    <w:rsid w:val="C7FE8CDE"/>
    <w:rsid w:val="CFCA8C02"/>
    <w:rsid w:val="D193F072"/>
    <w:rsid w:val="D5BD278A"/>
    <w:rsid w:val="D70D8946"/>
    <w:rsid w:val="D7D7B114"/>
    <w:rsid w:val="D7F7ECDC"/>
    <w:rsid w:val="D9D35EBF"/>
    <w:rsid w:val="DBDBF9B7"/>
    <w:rsid w:val="DDBF0938"/>
    <w:rsid w:val="DFDFBF2A"/>
    <w:rsid w:val="DFE51091"/>
    <w:rsid w:val="EDDDFBC2"/>
    <w:rsid w:val="EDDF1CDB"/>
    <w:rsid w:val="EDF915F6"/>
    <w:rsid w:val="EF7FDB9F"/>
    <w:rsid w:val="EFA71DD9"/>
    <w:rsid w:val="F2FFA7EA"/>
    <w:rsid w:val="F6F1BBCF"/>
    <w:rsid w:val="F76B2D45"/>
    <w:rsid w:val="F7DB2B1E"/>
    <w:rsid w:val="F7EFAA24"/>
    <w:rsid w:val="F9CF9ABE"/>
    <w:rsid w:val="FBD4D542"/>
    <w:rsid w:val="FBDAA244"/>
    <w:rsid w:val="FBDF26C8"/>
    <w:rsid w:val="FDA50854"/>
    <w:rsid w:val="FE7FE38C"/>
    <w:rsid w:val="FEFAFA73"/>
    <w:rsid w:val="FEFFCBF0"/>
    <w:rsid w:val="FF5B1194"/>
    <w:rsid w:val="FF78D51E"/>
    <w:rsid w:val="FFD72D27"/>
    <w:rsid w:val="FFDF2D1C"/>
    <w:rsid w:val="FFDFA3B0"/>
    <w:rsid w:val="FFEE9FD9"/>
    <w:rsid w:val="FFEF4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0" w:semiHidden="0" w:name="Body Text Indent 3"/>
    <w:lsdException w:uiPriority="99" w:name="Block Text"/>
    <w:lsdException w:qFormat="1" w:unhideWhenUsed="0" w:uiPriority="0" w:semiHidden="0" w:name="Hyperlink"/>
    <w:lsdException w:uiPriority="99" w:name="FollowedHyperlink"/>
    <w:lsdException w:qFormat="1" w:unhideWhenUsed="0" w:uiPriority="0" w:semiHidden="0" w:name="Strong"/>
    <w:lsdException w:qFormat="1" w:unhideWhenUsed="0" w:uiPriority="20" w:semiHidden="0" w:name="Emphasis"/>
    <w:lsdException w:qFormat="1" w:uiPriority="99" w:semiHidden="0"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4"/>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28"/>
    <w:semiHidden/>
    <w:unhideWhenUsed/>
    <w:qFormat/>
    <w:uiPriority w:val="99"/>
    <w:rPr>
      <w:sz w:val="18"/>
      <w:szCs w:val="18"/>
    </w:rPr>
  </w:style>
  <w:style w:type="paragraph" w:styleId="5">
    <w:name w:val="Body Text"/>
    <w:basedOn w:val="1"/>
    <w:qFormat/>
    <w:uiPriority w:val="0"/>
    <w:pPr>
      <w:jc w:val="center"/>
    </w:pPr>
    <w:rPr>
      <w:rFonts w:eastAsia="方正大标宋简体"/>
      <w:sz w:val="76"/>
    </w:rPr>
  </w:style>
  <w:style w:type="paragraph" w:styleId="6">
    <w:name w:val="Body Text Indent"/>
    <w:basedOn w:val="1"/>
    <w:link w:val="19"/>
    <w:qFormat/>
    <w:uiPriority w:val="0"/>
    <w:pPr>
      <w:spacing w:line="360" w:lineRule="exact"/>
      <w:ind w:left="538" w:hanging="538" w:hangingChars="192"/>
    </w:pPr>
    <w:rPr>
      <w:sz w:val="28"/>
    </w:rPr>
  </w:style>
  <w:style w:type="paragraph" w:styleId="7">
    <w:name w:val="Body Text Indent 3"/>
    <w:basedOn w:val="1"/>
    <w:link w:val="21"/>
    <w:qFormat/>
    <w:uiPriority w:val="0"/>
    <w:pPr>
      <w:spacing w:after="120"/>
      <w:ind w:left="420" w:leftChars="200"/>
    </w:pPr>
    <w:rPr>
      <w:sz w:val="16"/>
      <w:szCs w:val="16"/>
    </w:rPr>
  </w:style>
  <w:style w:type="paragraph" w:styleId="8">
    <w:name w:val="caption"/>
    <w:basedOn w:val="1"/>
    <w:next w:val="1"/>
    <w:unhideWhenUsed/>
    <w:qFormat/>
    <w:uiPriority w:val="35"/>
    <w:rPr>
      <w:rFonts w:eastAsia="黑体" w:asciiTheme="majorHAnsi" w:hAnsiTheme="majorHAnsi" w:cstheme="majorBidi"/>
      <w:sz w:val="20"/>
      <w:szCs w:val="20"/>
    </w:rPr>
  </w:style>
  <w:style w:type="paragraph" w:styleId="9">
    <w:name w:val="annotation text"/>
    <w:basedOn w:val="1"/>
    <w:semiHidden/>
    <w:unhideWhenUsed/>
    <w:qFormat/>
    <w:uiPriority w:val="99"/>
    <w:pPr>
      <w:jc w:val="left"/>
    </w:pPr>
  </w:style>
  <w:style w:type="paragraph" w:styleId="10">
    <w:name w:val="Date"/>
    <w:basedOn w:val="1"/>
    <w:next w:val="1"/>
    <w:qFormat/>
    <w:uiPriority w:val="0"/>
    <w:pPr>
      <w:ind w:left="100" w:leftChars="2500"/>
    </w:pPr>
  </w:style>
  <w:style w:type="paragraph" w:styleId="11">
    <w:name w:val="Document Map"/>
    <w:basedOn w:val="1"/>
    <w:link w:val="20"/>
    <w:unhideWhenUsed/>
    <w:qFormat/>
    <w:uiPriority w:val="99"/>
    <w:rPr>
      <w:rFonts w:ascii="Microsoft YaHei UI" w:eastAsia="Microsoft YaHei UI"/>
      <w:sz w:val="18"/>
      <w:szCs w:val="18"/>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link w:val="22"/>
    <w:qFormat/>
    <w:uiPriority w:val="0"/>
    <w:pPr>
      <w:pBdr>
        <w:bottom w:val="single" w:color="auto" w:sz="6" w:space="1"/>
      </w:pBdr>
      <w:tabs>
        <w:tab w:val="center" w:pos="4153"/>
        <w:tab w:val="right" w:pos="8306"/>
      </w:tabs>
      <w:snapToGrid w:val="0"/>
      <w:jc w:val="center"/>
    </w:pPr>
    <w:rPr>
      <w:sz w:val="18"/>
      <w:szCs w:val="18"/>
    </w:rPr>
  </w:style>
  <w:style w:type="character" w:styleId="14">
    <w:name w:val="Hyperlink"/>
    <w:qFormat/>
    <w:uiPriority w:val="0"/>
    <w:rPr>
      <w:color w:val="0000FF"/>
      <w:u w:val="single"/>
    </w:rPr>
  </w:style>
  <w:style w:type="paragraph" w:styleId="15">
    <w:name w:val="Normal (Web)"/>
    <w:basedOn w:val="1"/>
    <w:qFormat/>
    <w:uiPriority w:val="0"/>
    <w:pPr>
      <w:widowControl/>
      <w:spacing w:before="100" w:beforeAutospacing="1" w:after="100" w:afterAutospacing="1"/>
      <w:jc w:val="left"/>
    </w:pPr>
    <w:rPr>
      <w:rFonts w:ascii="SimSun" w:hAnsi="SimSun"/>
      <w:kern w:val="0"/>
      <w:sz w:val="24"/>
    </w:rPr>
  </w:style>
  <w:style w:type="character" w:styleId="16">
    <w:name w:val="page number"/>
    <w:basedOn w:val="2"/>
    <w:unhideWhenUsed/>
    <w:qFormat/>
    <w:uiPriority w:val="99"/>
  </w:style>
  <w:style w:type="paragraph" w:styleId="17">
    <w:name w:val="Plain Text"/>
    <w:basedOn w:val="1"/>
    <w:qFormat/>
    <w:uiPriority w:val="0"/>
    <w:rPr>
      <w:rFonts w:ascii="SimSun" w:hAnsi="Courier New"/>
      <w:szCs w:val="20"/>
    </w:rPr>
  </w:style>
  <w:style w:type="character" w:styleId="18">
    <w:name w:val="Strong"/>
    <w:qFormat/>
    <w:uiPriority w:val="0"/>
    <w:rPr>
      <w:b/>
      <w:bCs/>
    </w:rPr>
  </w:style>
  <w:style w:type="character" w:customStyle="1" w:styleId="19">
    <w:name w:val="正文文本缩进 字符"/>
    <w:link w:val="6"/>
    <w:qFormat/>
    <w:uiPriority w:val="0"/>
    <w:rPr>
      <w:rFonts w:eastAsia="SimSun"/>
      <w:kern w:val="2"/>
      <w:sz w:val="28"/>
      <w:szCs w:val="24"/>
      <w:lang w:val="en-US" w:eastAsia="zh-CN" w:bidi="ar-SA"/>
    </w:rPr>
  </w:style>
  <w:style w:type="character" w:customStyle="1" w:styleId="20">
    <w:name w:val="文档结构图 字符"/>
    <w:link w:val="11"/>
    <w:semiHidden/>
    <w:qFormat/>
    <w:uiPriority w:val="99"/>
    <w:rPr>
      <w:rFonts w:ascii="Microsoft YaHei UI" w:eastAsia="Microsoft YaHei UI"/>
      <w:kern w:val="2"/>
      <w:sz w:val="18"/>
      <w:szCs w:val="18"/>
    </w:rPr>
  </w:style>
  <w:style w:type="character" w:customStyle="1" w:styleId="21">
    <w:name w:val="正文文本缩进 3 字符"/>
    <w:link w:val="7"/>
    <w:qFormat/>
    <w:uiPriority w:val="0"/>
    <w:rPr>
      <w:kern w:val="2"/>
      <w:sz w:val="16"/>
      <w:szCs w:val="16"/>
    </w:rPr>
  </w:style>
  <w:style w:type="character" w:customStyle="1" w:styleId="22">
    <w:name w:val="页眉 字符"/>
    <w:link w:val="13"/>
    <w:qFormat/>
    <w:uiPriority w:val="0"/>
    <w:rPr>
      <w:kern w:val="2"/>
      <w:sz w:val="18"/>
      <w:szCs w:val="18"/>
    </w:rPr>
  </w:style>
  <w:style w:type="paragraph" w:customStyle="1" w:styleId="23">
    <w:name w:val="p0"/>
    <w:basedOn w:val="1"/>
    <w:qFormat/>
    <w:uiPriority w:val="0"/>
    <w:pPr>
      <w:widowControl/>
    </w:pPr>
    <w:rPr>
      <w:kern w:val="0"/>
      <w:szCs w:val="21"/>
    </w:rPr>
  </w:style>
  <w:style w:type="paragraph" w:customStyle="1" w:styleId="24">
    <w:name w:val="默认段落字体 Para Char Char Char Char"/>
    <w:basedOn w:val="1"/>
    <w:qFormat/>
    <w:uiPriority w:val="0"/>
  </w:style>
  <w:style w:type="paragraph" w:customStyle="1" w:styleId="25">
    <w:name w:val="Default"/>
    <w:qFormat/>
    <w:uiPriority w:val="0"/>
    <w:pPr>
      <w:widowControl w:val="0"/>
      <w:autoSpaceDE w:val="0"/>
      <w:autoSpaceDN w:val="0"/>
      <w:adjustRightInd w:val="0"/>
    </w:pPr>
    <w:rPr>
      <w:rFonts w:ascii="Times New Roman" w:hAnsi="Times New Roman" w:eastAsia="SimSun" w:cs="Times New Roman"/>
      <w:color w:val="000000"/>
      <w:sz w:val="24"/>
      <w:szCs w:val="24"/>
      <w:lang w:val="en-US" w:eastAsia="zh-CN" w:bidi="ar-SA"/>
    </w:rPr>
  </w:style>
  <w:style w:type="paragraph" w:styleId="26">
    <w:name w:val="List Paragraph"/>
    <w:basedOn w:val="1"/>
    <w:qFormat/>
    <w:uiPriority w:val="34"/>
    <w:pPr>
      <w:ind w:firstLine="420" w:firstLineChars="200"/>
    </w:pPr>
    <w:rPr>
      <w:rFonts w:ascii="Calibri" w:hAnsi="Calibri"/>
      <w:szCs w:val="22"/>
    </w:rPr>
  </w:style>
  <w:style w:type="paragraph" w:customStyle="1" w:styleId="27">
    <w:name w:val="Char"/>
    <w:basedOn w:val="11"/>
    <w:qFormat/>
    <w:uiPriority w:val="0"/>
    <w:pPr>
      <w:shd w:val="clear" w:color="auto" w:fill="000080"/>
    </w:pPr>
    <w:rPr>
      <w:rFonts w:ascii="Times New Roman" w:eastAsia="SimSun"/>
      <w:sz w:val="21"/>
      <w:szCs w:val="24"/>
    </w:rPr>
  </w:style>
  <w:style w:type="character" w:customStyle="1" w:styleId="28">
    <w:name w:val="批注框文本 字符"/>
    <w:basedOn w:val="2"/>
    <w:link w:val="4"/>
    <w:semiHidden/>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7" Type="http://schemas.microsoft.com/office/2011/relationships/people" Target="people.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7</Pages>
  <Words>555</Words>
  <Characters>3166</Characters>
  <Lines>26</Lines>
  <Paragraphs>7</Paragraphs>
  <TotalTime>6</TotalTime>
  <ScaleCrop>false</ScaleCrop>
  <LinksUpToDate>false</LinksUpToDate>
  <CharactersWithSpaces>3714</CharactersWithSpaces>
  <Application>WPS Office_11.1.0.11711_F1E327BC-269C-435d-A152-05C5408002CA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2018-11-16T10:03:00Z</dcterms:created>
  <dc:creator>User</dc:creator>
  <cp:lastModifiedBy>climatex</cp:lastModifiedBy>
  <cp:lastPrinted>2010-04-18T12:03:00Z</cp:lastPrinted>
  <dcterms:modified xsi:type="dcterms:W3CDTF">2023-12-27T10:54:42Z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1033-11.1.0.11711</vt:lpwstr>
  </property>
  <property fmtid="{D5CDD505-2E9C-101B-9397-08002B2CF9AE}" pid="3" name="ICV">
    <vt:lpwstr>C2BA05F05EEB4D20B83E81E901542F2E_12</vt:lpwstr>
  </property>
</Properties>
</file>